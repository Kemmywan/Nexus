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474E" w:rsidRDefault="0079474E">
      <w:pPr>
        <w:jc w:val="center"/>
        <w:rPr>
          <w:rFonts w:ascii="宋体" w:eastAsia="宋体"/>
          <w:sz w:val="24"/>
        </w:rPr>
      </w:pPr>
    </w:p>
    <w:p w:rsidR="0079474E" w:rsidRDefault="00000000">
      <w:pPr>
        <w:rPr>
          <w:rFonts w:ascii="宋体"/>
          <w:b/>
        </w:rPr>
      </w:pPr>
      <w:r>
        <w:rPr>
          <w:rFonts w:ascii="宋体" w:hint="eastAsia"/>
          <w:b/>
        </w:rPr>
        <w:t xml:space="preserve">                                      </w:t>
      </w:r>
      <w:r>
        <w:rPr>
          <w:rFonts w:hint="eastAsia"/>
          <w:sz w:val="21"/>
        </w:rPr>
        <w:t>项目编号：</w:t>
      </w:r>
      <w:r w:rsidR="00237C7C" w:rsidRPr="00237C7C">
        <w:rPr>
          <w:rFonts w:hint="eastAsia"/>
          <w:sz w:val="21"/>
        </w:rPr>
        <w:t>T030PRP47013</w:t>
      </w:r>
    </w:p>
    <w:p w:rsidR="0079474E" w:rsidRDefault="00000000">
      <w:pPr>
        <w:spacing w:line="320" w:lineRule="exact"/>
        <w:rPr>
          <w:szCs w:val="21"/>
        </w:rPr>
      </w:pPr>
      <w:r>
        <w:rPr>
          <w:rFonts w:hint="eastAsia"/>
          <w:sz w:val="24"/>
        </w:rPr>
        <w:t xml:space="preserve">      </w:t>
      </w:r>
      <w:r>
        <w:rPr>
          <w:rFonts w:hint="eastAsia"/>
          <w:szCs w:val="21"/>
        </w:rPr>
        <w:t xml:space="preserve">                                                                              </w:t>
      </w:r>
    </w:p>
    <w:p w:rsidR="0079474E" w:rsidRDefault="00000000">
      <w:pPr>
        <w:spacing w:line="320" w:lineRule="exact"/>
        <w:ind w:left="640"/>
        <w:rPr>
          <w:rFonts w:ascii="黑体" w:eastAsia="黑体"/>
          <w:sz w:val="24"/>
          <w:szCs w:val="24"/>
        </w:rPr>
      </w:pPr>
      <w:r>
        <w:rPr>
          <w:rFonts w:hint="eastAsia"/>
          <w:bCs/>
          <w:szCs w:val="21"/>
        </w:rPr>
        <w:t xml:space="preserve">                                                  </w:t>
      </w:r>
    </w:p>
    <w:p w:rsidR="0079474E" w:rsidRDefault="00000000">
      <w:pPr>
        <w:spacing w:line="300" w:lineRule="auto"/>
        <w:jc w:val="center"/>
        <w:rPr>
          <w:rFonts w:ascii="黑体" w:eastAsia="黑体"/>
          <w:b/>
          <w:bCs/>
          <w:sz w:val="36"/>
          <w:szCs w:val="28"/>
        </w:rPr>
      </w:pPr>
      <w:r>
        <w:object w:dxaOrig="4677" w:dyaOrig="1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60pt" o:ole="">
            <v:imagedata r:id="rId8" o:title=""/>
          </v:shape>
          <o:OLEObject Type="Embed" ProgID="CorelDRAW.Graphic.9" ShapeID="_x0000_i1025" DrawAspect="Content" ObjectID="_1816974152" r:id="rId9"/>
        </w:object>
      </w:r>
    </w:p>
    <w:p w:rsidR="0079474E" w:rsidRDefault="0079474E">
      <w:pPr>
        <w:spacing w:line="300" w:lineRule="auto"/>
        <w:jc w:val="center"/>
        <w:rPr>
          <w:rFonts w:ascii="黑体" w:eastAsia="黑体"/>
          <w:b/>
          <w:bCs/>
          <w:sz w:val="36"/>
          <w:szCs w:val="28"/>
        </w:rPr>
      </w:pPr>
    </w:p>
    <w:p w:rsidR="0079474E" w:rsidRDefault="00000000">
      <w:pPr>
        <w:spacing w:line="300" w:lineRule="auto"/>
        <w:jc w:val="center"/>
        <w:rPr>
          <w:rFonts w:ascii="黑体" w:eastAsia="黑体"/>
          <w:b/>
          <w:bCs/>
          <w:sz w:val="48"/>
          <w:szCs w:val="48"/>
        </w:rPr>
      </w:pPr>
      <w:r>
        <w:rPr>
          <w:rFonts w:ascii="黑体" w:eastAsia="黑体" w:hint="eastAsia"/>
          <w:b/>
          <w:bCs/>
          <w:sz w:val="48"/>
          <w:szCs w:val="48"/>
        </w:rPr>
        <w:t>本科生研究计划（PRP）研究论文</w:t>
      </w:r>
    </w:p>
    <w:p w:rsidR="0079474E" w:rsidRDefault="00000000">
      <w:pPr>
        <w:spacing w:line="300" w:lineRule="auto"/>
        <w:jc w:val="center"/>
        <w:rPr>
          <w:rFonts w:ascii="黑体" w:eastAsia="黑体"/>
          <w:sz w:val="48"/>
          <w:szCs w:val="48"/>
        </w:rPr>
      </w:pPr>
      <w:r>
        <w:rPr>
          <w:rFonts w:ascii="黑体" w:eastAsia="黑体" w:hint="eastAsia"/>
          <w:sz w:val="48"/>
          <w:szCs w:val="48"/>
        </w:rPr>
        <w:t>(第47期)</w:t>
      </w:r>
    </w:p>
    <w:p w:rsidR="0079474E" w:rsidRDefault="0079474E">
      <w:pPr>
        <w:spacing w:line="300" w:lineRule="auto"/>
        <w:rPr>
          <w:rFonts w:ascii="黑体" w:eastAsia="黑体"/>
          <w:sz w:val="30"/>
          <w:szCs w:val="28"/>
        </w:rPr>
      </w:pPr>
    </w:p>
    <w:p w:rsidR="0079474E" w:rsidRDefault="0079474E">
      <w:pPr>
        <w:spacing w:line="300" w:lineRule="auto"/>
        <w:rPr>
          <w:rFonts w:ascii="黑体" w:eastAsia="黑体"/>
          <w:sz w:val="30"/>
          <w:szCs w:val="28"/>
        </w:rPr>
      </w:pPr>
    </w:p>
    <w:p w:rsidR="0079474E" w:rsidRDefault="0079474E">
      <w:pPr>
        <w:spacing w:line="300" w:lineRule="auto"/>
        <w:rPr>
          <w:rFonts w:ascii="黑体" w:eastAsia="黑体"/>
          <w:sz w:val="30"/>
          <w:szCs w:val="28"/>
        </w:rPr>
      </w:pPr>
    </w:p>
    <w:p w:rsidR="0079474E" w:rsidRDefault="0079474E">
      <w:pPr>
        <w:spacing w:line="320" w:lineRule="exact"/>
        <w:ind w:left="1259" w:firstLine="1"/>
        <w:rPr>
          <w:b/>
          <w:bCs/>
          <w:sz w:val="28"/>
          <w:szCs w:val="21"/>
        </w:rPr>
      </w:pPr>
    </w:p>
    <w:p w:rsidR="0079474E" w:rsidRDefault="0079474E">
      <w:pPr>
        <w:spacing w:line="320" w:lineRule="exact"/>
        <w:ind w:left="1259" w:firstLine="1"/>
        <w:rPr>
          <w:b/>
          <w:bCs/>
          <w:sz w:val="28"/>
          <w:szCs w:val="21"/>
        </w:rPr>
      </w:pPr>
    </w:p>
    <w:p w:rsidR="0079474E" w:rsidRDefault="0079474E">
      <w:pPr>
        <w:spacing w:line="320" w:lineRule="exact"/>
        <w:ind w:left="1259" w:firstLine="1"/>
        <w:rPr>
          <w:b/>
          <w:bCs/>
          <w:sz w:val="28"/>
          <w:szCs w:val="21"/>
        </w:rPr>
      </w:pPr>
    </w:p>
    <w:p w:rsidR="0079474E" w:rsidRDefault="0079474E">
      <w:pPr>
        <w:spacing w:line="320" w:lineRule="exact"/>
        <w:ind w:left="1259" w:firstLine="1"/>
        <w:rPr>
          <w:b/>
          <w:bCs/>
          <w:sz w:val="28"/>
          <w:szCs w:val="21"/>
        </w:rPr>
      </w:pPr>
    </w:p>
    <w:p w:rsidR="0079474E" w:rsidRDefault="0079474E">
      <w:pPr>
        <w:spacing w:line="320" w:lineRule="exact"/>
        <w:ind w:left="1259" w:firstLine="1"/>
        <w:rPr>
          <w:b/>
          <w:bCs/>
          <w:sz w:val="28"/>
          <w:szCs w:val="21"/>
        </w:rPr>
      </w:pPr>
    </w:p>
    <w:p w:rsidR="0079474E" w:rsidRDefault="0079474E">
      <w:pPr>
        <w:spacing w:line="320" w:lineRule="exact"/>
        <w:ind w:left="1259" w:firstLine="1"/>
        <w:rPr>
          <w:b/>
          <w:bCs/>
          <w:sz w:val="28"/>
          <w:szCs w:val="21"/>
        </w:rPr>
      </w:pPr>
    </w:p>
    <w:p w:rsidR="0079474E" w:rsidRDefault="00000000">
      <w:pPr>
        <w:spacing w:line="320" w:lineRule="exact"/>
        <w:ind w:firstLineChars="200" w:firstLine="562"/>
        <w:rPr>
          <w:b/>
          <w:bCs/>
          <w:sz w:val="28"/>
          <w:szCs w:val="28"/>
        </w:rPr>
      </w:pPr>
      <w:r>
        <w:rPr>
          <w:rFonts w:hint="eastAsia"/>
          <w:b/>
          <w:bCs/>
          <w:sz w:val="28"/>
          <w:szCs w:val="28"/>
        </w:rPr>
        <w:t>论文题目：</w:t>
      </w:r>
      <w:r>
        <w:rPr>
          <w:rFonts w:hint="eastAsia"/>
          <w:b/>
          <w:bCs/>
          <w:sz w:val="28"/>
          <w:szCs w:val="28"/>
        </w:rPr>
        <w:t xml:space="preserve">     </w:t>
      </w:r>
      <w:r>
        <w:rPr>
          <w:rFonts w:hint="eastAsia"/>
          <w:b/>
          <w:bCs/>
          <w:sz w:val="28"/>
          <w:szCs w:val="28"/>
        </w:rPr>
        <w:t>入侵检测系统多点告警关联</w:t>
      </w:r>
    </w:p>
    <w:p w:rsidR="0079474E" w:rsidRDefault="0079474E">
      <w:pPr>
        <w:spacing w:line="320" w:lineRule="exact"/>
        <w:rPr>
          <w:b/>
          <w:bCs/>
          <w:sz w:val="28"/>
          <w:szCs w:val="28"/>
        </w:rPr>
      </w:pPr>
    </w:p>
    <w:p w:rsidR="0079474E" w:rsidRDefault="00000000">
      <w:pPr>
        <w:spacing w:line="320" w:lineRule="exact"/>
        <w:ind w:firstLine="540"/>
        <w:rPr>
          <w:b/>
          <w:bCs/>
          <w:sz w:val="28"/>
          <w:szCs w:val="28"/>
        </w:rPr>
      </w:pPr>
      <w:r>
        <w:rPr>
          <w:rFonts w:hint="eastAsia"/>
          <w:b/>
          <w:bCs/>
          <w:sz w:val="28"/>
          <w:szCs w:val="28"/>
        </w:rPr>
        <w:t>项目负责人：</w:t>
      </w:r>
      <w:proofErr w:type="gramStart"/>
      <w:r w:rsidR="00237C7C">
        <w:rPr>
          <w:rFonts w:hint="eastAsia"/>
          <w:b/>
          <w:bCs/>
          <w:sz w:val="28"/>
          <w:szCs w:val="28"/>
        </w:rPr>
        <w:t>吴佳航</w:t>
      </w:r>
      <w:proofErr w:type="gramEnd"/>
      <w:r>
        <w:rPr>
          <w:rFonts w:hint="eastAsia"/>
          <w:b/>
          <w:bCs/>
          <w:sz w:val="28"/>
          <w:szCs w:val="28"/>
        </w:rPr>
        <w:t xml:space="preserve">  </w:t>
      </w:r>
      <w:r>
        <w:rPr>
          <w:rFonts w:hint="eastAsia"/>
          <w:b/>
          <w:bCs/>
          <w:sz w:val="28"/>
          <w:szCs w:val="28"/>
        </w:rPr>
        <w:t>学院（系）：</w:t>
      </w:r>
      <w:r>
        <w:rPr>
          <w:rFonts w:hint="eastAsia"/>
          <w:b/>
          <w:bCs/>
          <w:sz w:val="28"/>
          <w:szCs w:val="28"/>
        </w:rPr>
        <w:t xml:space="preserve"> </w:t>
      </w:r>
      <w:r w:rsidR="00237C7C">
        <w:rPr>
          <w:rFonts w:hint="eastAsia"/>
          <w:b/>
          <w:bCs/>
          <w:sz w:val="28"/>
          <w:szCs w:val="28"/>
        </w:rPr>
        <w:t>计算机学院</w:t>
      </w:r>
    </w:p>
    <w:p w:rsidR="0079474E" w:rsidRDefault="0079474E" w:rsidP="00237C7C">
      <w:pPr>
        <w:spacing w:line="320" w:lineRule="exact"/>
        <w:rPr>
          <w:b/>
          <w:bCs/>
          <w:sz w:val="28"/>
          <w:szCs w:val="28"/>
        </w:rPr>
      </w:pPr>
    </w:p>
    <w:p w:rsidR="0079474E" w:rsidRDefault="00000000">
      <w:pPr>
        <w:spacing w:line="320" w:lineRule="exact"/>
        <w:ind w:firstLine="540"/>
        <w:rPr>
          <w:b/>
          <w:bCs/>
          <w:sz w:val="28"/>
          <w:szCs w:val="28"/>
        </w:rPr>
      </w:pPr>
      <w:r>
        <w:rPr>
          <w:rFonts w:hint="eastAsia"/>
          <w:b/>
          <w:bCs/>
          <w:spacing w:val="32"/>
          <w:sz w:val="28"/>
          <w:szCs w:val="28"/>
        </w:rPr>
        <w:t>指导教师</w:t>
      </w:r>
      <w:r>
        <w:rPr>
          <w:rFonts w:hint="eastAsia"/>
          <w:b/>
          <w:bCs/>
          <w:sz w:val="28"/>
          <w:szCs w:val="28"/>
        </w:rPr>
        <w:t>：</w:t>
      </w:r>
      <w:r w:rsidR="00237C7C">
        <w:rPr>
          <w:rFonts w:ascii="华文楷体" w:eastAsia="华文楷体" w:hAnsi="华文楷体" w:cs="华文楷体" w:hint="eastAsia"/>
          <w:b/>
          <w:bCs/>
          <w:sz w:val="28"/>
          <w:szCs w:val="28"/>
        </w:rPr>
        <w:t>桂佳平</w:t>
      </w:r>
      <w:r>
        <w:rPr>
          <w:rFonts w:hint="eastAsia"/>
          <w:b/>
          <w:bCs/>
          <w:sz w:val="28"/>
          <w:szCs w:val="28"/>
        </w:rPr>
        <w:t xml:space="preserve">  </w:t>
      </w:r>
      <w:r>
        <w:rPr>
          <w:rFonts w:hint="eastAsia"/>
          <w:b/>
          <w:bCs/>
          <w:sz w:val="28"/>
          <w:szCs w:val="28"/>
        </w:rPr>
        <w:t>学院（系）：</w:t>
      </w:r>
      <w:r w:rsidR="0044523E">
        <w:rPr>
          <w:rFonts w:hint="eastAsia"/>
          <w:b/>
          <w:bCs/>
          <w:sz w:val="28"/>
          <w:szCs w:val="28"/>
        </w:rPr>
        <w:t xml:space="preserve"> </w:t>
      </w:r>
      <w:r w:rsidR="0044523E">
        <w:rPr>
          <w:rFonts w:hint="eastAsia"/>
          <w:b/>
          <w:bCs/>
          <w:sz w:val="28"/>
          <w:szCs w:val="28"/>
        </w:rPr>
        <w:t>计算机学院</w:t>
      </w:r>
    </w:p>
    <w:p w:rsidR="0079474E" w:rsidRDefault="0079474E">
      <w:pPr>
        <w:spacing w:line="320" w:lineRule="exact"/>
        <w:rPr>
          <w:b/>
          <w:bCs/>
          <w:sz w:val="28"/>
          <w:szCs w:val="28"/>
        </w:rPr>
      </w:pPr>
    </w:p>
    <w:p w:rsidR="0079474E" w:rsidRDefault="00000000">
      <w:pPr>
        <w:spacing w:line="320" w:lineRule="exact"/>
        <w:ind w:firstLineChars="200" w:firstLine="562"/>
        <w:rPr>
          <w:b/>
          <w:bCs/>
          <w:sz w:val="28"/>
          <w:szCs w:val="28"/>
        </w:rPr>
      </w:pPr>
      <w:r>
        <w:rPr>
          <w:rFonts w:hint="eastAsia"/>
          <w:b/>
          <w:bCs/>
          <w:sz w:val="28"/>
          <w:szCs w:val="28"/>
        </w:rPr>
        <w:t>参与学生：</w:t>
      </w:r>
      <w:proofErr w:type="gramStart"/>
      <w:r w:rsidR="00237C7C">
        <w:rPr>
          <w:rFonts w:hint="eastAsia"/>
          <w:b/>
          <w:bCs/>
          <w:sz w:val="28"/>
          <w:szCs w:val="28"/>
        </w:rPr>
        <w:t>吴佳航</w:t>
      </w:r>
      <w:proofErr w:type="gramEnd"/>
      <w:r w:rsidR="00237C7C">
        <w:rPr>
          <w:rFonts w:hint="eastAsia"/>
          <w:b/>
          <w:bCs/>
          <w:sz w:val="28"/>
          <w:szCs w:val="28"/>
        </w:rPr>
        <w:t xml:space="preserve">   </w:t>
      </w:r>
      <w:r w:rsidR="00237C7C">
        <w:rPr>
          <w:rFonts w:hint="eastAsia"/>
          <w:b/>
          <w:bCs/>
          <w:sz w:val="28"/>
          <w:szCs w:val="28"/>
        </w:rPr>
        <w:t>陈景韬</w:t>
      </w:r>
    </w:p>
    <w:p w:rsidR="0079474E" w:rsidRPr="00237C7C" w:rsidRDefault="00000000">
      <w:pPr>
        <w:spacing w:line="320" w:lineRule="exact"/>
        <w:rPr>
          <w:rFonts w:ascii="宋体" w:eastAsia="宋体" w:hAnsi="宋体" w:hint="eastAsia"/>
          <w:b/>
          <w:bCs/>
          <w:sz w:val="28"/>
          <w:szCs w:val="28"/>
        </w:rPr>
      </w:pPr>
      <w:r>
        <w:rPr>
          <w:rFonts w:hint="eastAsia"/>
          <w:b/>
          <w:bCs/>
          <w:sz w:val="28"/>
          <w:szCs w:val="28"/>
        </w:rPr>
        <w:t xml:space="preserve">    </w:t>
      </w:r>
    </w:p>
    <w:p w:rsidR="0079474E" w:rsidRPr="00237C7C" w:rsidRDefault="00000000" w:rsidP="00237C7C">
      <w:pPr>
        <w:spacing w:line="320" w:lineRule="exact"/>
        <w:ind w:firstLineChars="200" w:firstLine="562"/>
        <w:rPr>
          <w:b/>
          <w:bCs/>
          <w:sz w:val="28"/>
          <w:szCs w:val="28"/>
        </w:rPr>
      </w:pPr>
      <w:r w:rsidRPr="00237C7C">
        <w:rPr>
          <w:rFonts w:hint="eastAsia"/>
          <w:b/>
          <w:bCs/>
          <w:sz w:val="28"/>
          <w:szCs w:val="28"/>
        </w:rPr>
        <w:t>项目执行时间：</w:t>
      </w:r>
      <w:r w:rsidR="00237C7C" w:rsidRPr="00237C7C">
        <w:rPr>
          <w:rFonts w:hint="eastAsia"/>
          <w:b/>
          <w:bCs/>
          <w:sz w:val="28"/>
          <w:szCs w:val="28"/>
        </w:rPr>
        <w:t>2025</w:t>
      </w:r>
      <w:r w:rsidRPr="00237C7C">
        <w:rPr>
          <w:rFonts w:hint="eastAsia"/>
          <w:b/>
          <w:bCs/>
          <w:sz w:val="28"/>
          <w:szCs w:val="28"/>
        </w:rPr>
        <w:t>年</w:t>
      </w:r>
      <w:r w:rsidR="00237C7C" w:rsidRPr="00237C7C">
        <w:rPr>
          <w:rFonts w:hint="eastAsia"/>
          <w:b/>
          <w:bCs/>
          <w:sz w:val="28"/>
          <w:szCs w:val="28"/>
        </w:rPr>
        <w:t>2</w:t>
      </w:r>
      <w:r w:rsidRPr="00237C7C">
        <w:rPr>
          <w:rFonts w:hint="eastAsia"/>
          <w:b/>
          <w:bCs/>
          <w:sz w:val="28"/>
          <w:szCs w:val="28"/>
        </w:rPr>
        <w:t>月</w:t>
      </w:r>
      <w:r w:rsidRPr="00237C7C">
        <w:rPr>
          <w:rFonts w:hint="eastAsia"/>
          <w:b/>
          <w:bCs/>
          <w:sz w:val="28"/>
          <w:szCs w:val="28"/>
        </w:rPr>
        <w:t xml:space="preserve"> </w:t>
      </w:r>
      <w:r w:rsidRPr="00237C7C">
        <w:rPr>
          <w:rFonts w:hint="eastAsia"/>
          <w:b/>
          <w:bCs/>
          <w:sz w:val="28"/>
          <w:szCs w:val="28"/>
        </w:rPr>
        <w:t>至</w:t>
      </w:r>
      <w:r w:rsidRPr="00237C7C">
        <w:rPr>
          <w:rFonts w:hint="eastAsia"/>
          <w:b/>
          <w:bCs/>
          <w:sz w:val="28"/>
          <w:szCs w:val="28"/>
        </w:rPr>
        <w:t xml:space="preserve">  </w:t>
      </w:r>
      <w:r w:rsidR="00237C7C" w:rsidRPr="00237C7C">
        <w:rPr>
          <w:rFonts w:hint="eastAsia"/>
          <w:b/>
          <w:bCs/>
          <w:sz w:val="28"/>
          <w:szCs w:val="28"/>
        </w:rPr>
        <w:t>2025</w:t>
      </w:r>
      <w:r w:rsidRPr="00237C7C">
        <w:rPr>
          <w:rFonts w:hint="eastAsia"/>
          <w:b/>
          <w:bCs/>
          <w:sz w:val="28"/>
          <w:szCs w:val="28"/>
        </w:rPr>
        <w:t>年</w:t>
      </w:r>
      <w:r w:rsidR="00237C7C" w:rsidRPr="00237C7C">
        <w:rPr>
          <w:rFonts w:hint="eastAsia"/>
          <w:b/>
          <w:bCs/>
          <w:sz w:val="28"/>
          <w:szCs w:val="28"/>
        </w:rPr>
        <w:t>8</w:t>
      </w:r>
      <w:r w:rsidRPr="00237C7C">
        <w:rPr>
          <w:rFonts w:hint="eastAsia"/>
          <w:b/>
          <w:bCs/>
          <w:sz w:val="28"/>
          <w:szCs w:val="28"/>
        </w:rPr>
        <w:t>月</w:t>
      </w:r>
    </w:p>
    <w:p w:rsidR="0079474E" w:rsidRDefault="0079474E">
      <w:pPr>
        <w:spacing w:line="320" w:lineRule="exact"/>
        <w:ind w:left="1259" w:firstLine="1"/>
        <w:rPr>
          <w:b/>
          <w:bCs/>
          <w:sz w:val="28"/>
          <w:szCs w:val="21"/>
        </w:rPr>
      </w:pPr>
    </w:p>
    <w:p w:rsidR="0079474E" w:rsidRDefault="0079474E">
      <w:pPr>
        <w:spacing w:line="320" w:lineRule="exact"/>
        <w:ind w:left="1259"/>
        <w:rPr>
          <w:szCs w:val="21"/>
        </w:rPr>
      </w:pPr>
    </w:p>
    <w:p w:rsidR="0079474E" w:rsidRDefault="0079474E">
      <w:pPr>
        <w:spacing w:line="320" w:lineRule="exact"/>
        <w:ind w:left="1259"/>
        <w:rPr>
          <w:szCs w:val="21"/>
        </w:rPr>
      </w:pPr>
    </w:p>
    <w:p w:rsidR="0079474E" w:rsidRDefault="0079474E">
      <w:pPr>
        <w:spacing w:line="320" w:lineRule="exact"/>
        <w:ind w:left="1259"/>
        <w:rPr>
          <w:szCs w:val="21"/>
        </w:rPr>
      </w:pPr>
    </w:p>
    <w:p w:rsidR="0079474E" w:rsidRDefault="0079474E">
      <w:pPr>
        <w:spacing w:line="320" w:lineRule="exact"/>
        <w:ind w:left="1259"/>
        <w:rPr>
          <w:szCs w:val="21"/>
        </w:rPr>
      </w:pPr>
    </w:p>
    <w:p w:rsidR="0079474E" w:rsidRDefault="0079474E">
      <w:pPr>
        <w:spacing w:line="320" w:lineRule="exact"/>
        <w:ind w:left="1259"/>
        <w:rPr>
          <w:szCs w:val="21"/>
        </w:rPr>
      </w:pPr>
    </w:p>
    <w:p w:rsidR="0079474E" w:rsidRDefault="0079474E">
      <w:pPr>
        <w:sectPr w:rsidR="0079474E">
          <w:headerReference w:type="even" r:id="rId10"/>
          <w:headerReference w:type="default" r:id="rId11"/>
          <w:footerReference w:type="even" r:id="rId12"/>
          <w:footerReference w:type="default" r:id="rId13"/>
          <w:headerReference w:type="first" r:id="rId14"/>
          <w:footerReference w:type="first" r:id="rId15"/>
          <w:pgSz w:w="11907" w:h="16840"/>
          <w:pgMar w:top="1814" w:right="1588" w:bottom="1361" w:left="1588" w:header="0" w:footer="0" w:gutter="0"/>
          <w:cols w:space="425"/>
          <w:docGrid w:linePitch="435"/>
        </w:sectPr>
      </w:pPr>
    </w:p>
    <w:p w:rsidR="0079474E" w:rsidRDefault="00000000">
      <w:pPr>
        <w:widowControl/>
        <w:adjustRightInd/>
        <w:spacing w:line="240" w:lineRule="auto"/>
        <w:jc w:val="center"/>
        <w:textAlignment w:val="auto"/>
        <w:rPr>
          <w:rFonts w:ascii="黑体" w:eastAsia="黑体" w:hAnsi="黑体" w:cstheme="minorBidi" w:hint="eastAsia"/>
          <w:kern w:val="2"/>
          <w:szCs w:val="32"/>
          <w14:ligatures w14:val="standardContextual"/>
        </w:rPr>
      </w:pPr>
      <w:r>
        <w:rPr>
          <w:rFonts w:ascii="黑体" w:eastAsia="黑体" w:hAnsi="黑体" w:cstheme="minorBidi" w:hint="eastAsia"/>
          <w:kern w:val="2"/>
          <w:szCs w:val="32"/>
          <w14:ligatures w14:val="standardContextual"/>
        </w:rPr>
        <w:lastRenderedPageBreak/>
        <w:t>入侵检测系统多点告警关联</w:t>
      </w:r>
    </w:p>
    <w:p w:rsidR="0079474E" w:rsidRDefault="0079474E">
      <w:pPr>
        <w:widowControl/>
        <w:adjustRightInd/>
        <w:spacing w:line="240" w:lineRule="auto"/>
        <w:jc w:val="center"/>
        <w:textAlignment w:val="auto"/>
        <w:rPr>
          <w:rFonts w:ascii="黑体" w:eastAsia="黑体" w:hAnsi="黑体" w:hint="eastAsia"/>
          <w:kern w:val="2"/>
          <w:szCs w:val="32"/>
        </w:rPr>
      </w:pPr>
    </w:p>
    <w:p w:rsidR="0079474E" w:rsidRDefault="00000000">
      <w:pPr>
        <w:pStyle w:val="5"/>
        <w:ind w:firstLine="560"/>
      </w:pPr>
      <w:r>
        <w:rPr>
          <w:rFonts w:hint="eastAsia"/>
        </w:rPr>
        <w:t>摘</w:t>
      </w:r>
      <w:r>
        <w:rPr>
          <w:rFonts w:hint="eastAsia"/>
        </w:rPr>
        <w:t xml:space="preserve"> </w:t>
      </w:r>
      <w:r>
        <w:rPr>
          <w:rFonts w:hint="eastAsia"/>
        </w:rPr>
        <w:t>要</w:t>
      </w:r>
    </w:p>
    <w:p w:rsidR="0079474E" w:rsidRDefault="00000000">
      <w:pPr>
        <w:ind w:firstLine="425"/>
        <w:jc w:val="left"/>
        <w:rPr>
          <w:rFonts w:ascii="Times New Roman" w:eastAsia="宋体" w:hAnsi="Times New Roman"/>
          <w:kern w:val="2"/>
          <w:sz w:val="21"/>
          <w:szCs w:val="21"/>
        </w:rPr>
      </w:pPr>
      <w:r>
        <w:rPr>
          <w:rFonts w:ascii="Times New Roman" w:eastAsia="宋体" w:hAnsi="Times New Roman" w:hint="eastAsia"/>
          <w:kern w:val="2"/>
          <w:sz w:val="21"/>
          <w:szCs w:val="21"/>
        </w:rPr>
        <w:t>近年来，在处理告警检测和攻击链路重构时，面对高级持续性威胁（</w:t>
      </w:r>
      <w:r>
        <w:rPr>
          <w:rFonts w:ascii="Times New Roman" w:eastAsia="宋体" w:hAnsi="Times New Roman" w:hint="eastAsia"/>
          <w:kern w:val="2"/>
          <w:sz w:val="21"/>
          <w:szCs w:val="21"/>
        </w:rPr>
        <w:t>APT</w:t>
      </w:r>
      <w:r>
        <w:rPr>
          <w:rFonts w:ascii="Times New Roman" w:eastAsia="宋体" w:hAnsi="Times New Roman" w:hint="eastAsia"/>
          <w:kern w:val="2"/>
          <w:sz w:val="21"/>
          <w:szCs w:val="21"/>
        </w:rPr>
        <w:t>）日益复杂化和隐蔽化的趋势，现有研究提供的方法虽然在一定程度上有效，但并不适用于各种场景。其中一个原因是，大多数入侵检测系统仅基于某一种类型的日志，而在实际场景中，某些攻击可能主要记录在网络日志中，而系统却假定使用主机日志进行检测。如何充分利用不同来源的日志，以提高检测系统的效率，将成为本</w:t>
      </w:r>
      <w:r>
        <w:rPr>
          <w:rFonts w:ascii="Times New Roman" w:eastAsia="宋体" w:hAnsi="Times New Roman" w:hint="eastAsia"/>
          <w:kern w:val="2"/>
          <w:sz w:val="21"/>
          <w:szCs w:val="21"/>
        </w:rPr>
        <w:t>PRP</w:t>
      </w:r>
      <w:r>
        <w:rPr>
          <w:rFonts w:ascii="Times New Roman" w:eastAsia="宋体" w:hAnsi="Times New Roman" w:hint="eastAsia"/>
          <w:kern w:val="2"/>
          <w:sz w:val="21"/>
          <w:szCs w:val="21"/>
        </w:rPr>
        <w:t>关注的问题。</w:t>
      </w:r>
      <w:r>
        <w:rPr>
          <w:rFonts w:ascii="Times New Roman" w:eastAsia="宋体" w:hAnsi="Times New Roman" w:hint="eastAsia"/>
          <w:kern w:val="2"/>
          <w:sz w:val="21"/>
          <w:szCs w:val="21"/>
        </w:rPr>
        <w:t> </w:t>
      </w:r>
    </w:p>
    <w:p w:rsidR="0079474E" w:rsidRDefault="00000000">
      <w:pPr>
        <w:ind w:firstLine="425"/>
        <w:jc w:val="left"/>
        <w:rPr>
          <w:rFonts w:ascii="Times New Roman" w:eastAsia="宋体" w:hAnsi="Times New Roman"/>
          <w:kern w:val="2"/>
          <w:sz w:val="21"/>
          <w:szCs w:val="21"/>
        </w:rPr>
      </w:pPr>
      <w:r>
        <w:rPr>
          <w:rFonts w:ascii="Times New Roman" w:eastAsia="宋体" w:hAnsi="Times New Roman" w:hint="eastAsia"/>
          <w:kern w:val="2"/>
          <w:sz w:val="21"/>
          <w:szCs w:val="21"/>
        </w:rPr>
        <w:t>在本文中，我们提出了一种创新的新型多源入侵检测框架——</w:t>
      </w:r>
      <w:r>
        <w:rPr>
          <w:rFonts w:ascii="Times New Roman" w:eastAsia="宋体" w:hAnsi="Times New Roman" w:hint="eastAsia"/>
          <w:kern w:val="2"/>
          <w:sz w:val="21"/>
          <w:szCs w:val="21"/>
        </w:rPr>
        <w:t>Nexus</w:t>
      </w:r>
      <w:r>
        <w:rPr>
          <w:rFonts w:ascii="Times New Roman" w:eastAsia="宋体" w:hAnsi="Times New Roman" w:hint="eastAsia"/>
          <w:kern w:val="2"/>
          <w:sz w:val="21"/>
          <w:szCs w:val="21"/>
        </w:rPr>
        <w:t>，该方法能够关联来自网络侧和主机侧收集的日志，从而更好地检测潜在威胁。我们采用了基于溯源图的框架来处理不同类型的日志，并将结果相关联，生成新的图结构，并在此基础上重构攻击链路。我们在</w:t>
      </w:r>
      <w:r>
        <w:rPr>
          <w:rFonts w:ascii="Times New Roman" w:eastAsia="宋体" w:hAnsi="Times New Roman" w:hint="eastAsia"/>
          <w:kern w:val="2"/>
          <w:sz w:val="21"/>
          <w:szCs w:val="21"/>
        </w:rPr>
        <w:t>DARPA OPTC</w:t>
      </w:r>
      <w:r>
        <w:rPr>
          <w:rFonts w:ascii="Times New Roman" w:eastAsia="宋体" w:hAnsi="Times New Roman" w:hint="eastAsia"/>
          <w:kern w:val="2"/>
          <w:sz w:val="21"/>
          <w:szCs w:val="21"/>
        </w:rPr>
        <w:t>数据集上对该框架进行了测试，重点关注了数据集中第</w:t>
      </w:r>
      <w:r>
        <w:rPr>
          <w:rFonts w:ascii="Times New Roman" w:eastAsia="宋体" w:hAnsi="Times New Roman" w:hint="eastAsia"/>
          <w:kern w:val="2"/>
          <w:sz w:val="21"/>
          <w:szCs w:val="21"/>
        </w:rPr>
        <w:t>23</w:t>
      </w:r>
      <w:r>
        <w:rPr>
          <w:rFonts w:ascii="Times New Roman" w:eastAsia="宋体" w:hAnsi="Times New Roman" w:hint="eastAsia"/>
          <w:kern w:val="2"/>
          <w:sz w:val="21"/>
          <w:szCs w:val="21"/>
        </w:rPr>
        <w:t>天到第</w:t>
      </w:r>
      <w:r>
        <w:rPr>
          <w:rFonts w:ascii="Times New Roman" w:eastAsia="宋体" w:hAnsi="Times New Roman" w:hint="eastAsia"/>
          <w:kern w:val="2"/>
          <w:sz w:val="21"/>
          <w:szCs w:val="21"/>
        </w:rPr>
        <w:t>25</w:t>
      </w:r>
      <w:r>
        <w:rPr>
          <w:rFonts w:ascii="Times New Roman" w:eastAsia="宋体" w:hAnsi="Times New Roman" w:hint="eastAsia"/>
          <w:kern w:val="2"/>
          <w:sz w:val="21"/>
          <w:szCs w:val="21"/>
        </w:rPr>
        <w:t>天收集的主机日志和网络日志。评估结果表明，采用我们提出的多告警关联框架，在大多数情况下可以获得比传统单源检测更优的检测效果。</w:t>
      </w:r>
    </w:p>
    <w:p w:rsidR="0079474E" w:rsidRDefault="00000000">
      <w:pPr>
        <w:pStyle w:val="af"/>
      </w:pPr>
      <w:r>
        <w:rPr>
          <w:rFonts w:hint="eastAsia"/>
        </w:rPr>
        <w:t>关键词：</w:t>
      </w:r>
      <w:r>
        <w:rPr>
          <w:rStyle w:val="Char1"/>
          <w:rFonts w:eastAsia="宋体" w:hint="eastAsia"/>
          <w:sz w:val="21"/>
        </w:rPr>
        <w:t>网络安全，入侵检测，多点告警关联，攻击链路重构</w:t>
      </w:r>
    </w:p>
    <w:p w:rsidR="0079474E" w:rsidRDefault="00000000">
      <w:pPr>
        <w:pStyle w:val="11"/>
        <w:ind w:firstLineChars="0" w:firstLine="0"/>
        <w:rPr>
          <w:kern w:val="2"/>
          <w:sz w:val="21"/>
          <w:szCs w:val="21"/>
        </w:rPr>
      </w:pPr>
      <w:r>
        <w:rPr>
          <w:kern w:val="2"/>
          <w:sz w:val="21"/>
          <w:szCs w:val="21"/>
        </w:rPr>
        <w:tab/>
      </w:r>
    </w:p>
    <w:p w:rsidR="0079474E" w:rsidRDefault="00000000">
      <w:pPr>
        <w:pStyle w:val="5"/>
        <w:ind w:firstLine="560"/>
      </w:pPr>
      <w:r>
        <w:rPr>
          <w:rFonts w:hint="eastAsia"/>
        </w:rPr>
        <w:t>ABSTRACT</w:t>
      </w:r>
    </w:p>
    <w:p w:rsidR="0079474E" w:rsidRDefault="00000000">
      <w:pPr>
        <w:pStyle w:val="11"/>
        <w:ind w:firstLine="420"/>
        <w:rPr>
          <w:kern w:val="2"/>
          <w:sz w:val="21"/>
          <w:szCs w:val="21"/>
        </w:rPr>
      </w:pPr>
      <w:r>
        <w:rPr>
          <w:rFonts w:hint="eastAsia"/>
          <w:kern w:val="2"/>
          <w:sz w:val="21"/>
          <w:szCs w:val="21"/>
        </w:rPr>
        <w:t>These days when dealing with alert detection and attack chain reconstruction, in face of the increasing complexification and obfuscation of the Advance Persistent Threats (APTs), the methods provided by current research might make some effects, but are not applicable to various scenarios. One of the causes is that most intrusion detection systems are based on one kind of log, and in the practical scenario, there might be attack that majorly recorded in net-log instead of host-log which supposedly be used by the system. How to sufficiently make full use of the logs with different sources in our detection system to make our detection more efficient will be concerned in this PRP.</w:t>
      </w:r>
    </w:p>
    <w:p w:rsidR="0079474E" w:rsidRDefault="00000000">
      <w:pPr>
        <w:pStyle w:val="11"/>
        <w:ind w:firstLine="420"/>
        <w:rPr>
          <w:kern w:val="2"/>
          <w:sz w:val="21"/>
          <w:szCs w:val="21"/>
        </w:rPr>
      </w:pPr>
      <w:r>
        <w:rPr>
          <w:rFonts w:hint="eastAsia"/>
          <w:kern w:val="2"/>
          <w:sz w:val="21"/>
          <w:szCs w:val="21"/>
        </w:rPr>
        <w:t>In this paper, we introduce Nexus, an innovative and novel multi-source intrusion detection framework capable of correlating logs collected from both net-side and host-side, so as to make a better detection of the potential threats. We used provenance-graph-based framework to deal with different kind of logs, and correlating the results to form a new graph, and reconstructing the attack chain in it. We tested the framework on DARPA OPTC dataset, and we focused on the host-logs and net-logs collected on Day23~Day25 in the dataset. The evaluation result shows that most of the time we are able to achieve a better detection effect than the traditional single-source detection by using multi-alert correlation framework we proposed.</w:t>
      </w:r>
    </w:p>
    <w:p w:rsidR="0079474E" w:rsidRDefault="00000000">
      <w:pPr>
        <w:pStyle w:val="11"/>
        <w:ind w:firstLineChars="0" w:firstLine="0"/>
        <w:rPr>
          <w:kern w:val="2"/>
          <w:sz w:val="21"/>
          <w:szCs w:val="21"/>
        </w:rPr>
      </w:pPr>
      <w:r>
        <w:rPr>
          <w:rFonts w:eastAsia="黑体" w:hint="eastAsia"/>
          <w:b/>
          <w:bCs/>
          <w:kern w:val="2"/>
          <w:sz w:val="24"/>
          <w:szCs w:val="21"/>
        </w:rPr>
        <w:t xml:space="preserve">Keywords: </w:t>
      </w:r>
      <w:r>
        <w:rPr>
          <w:rStyle w:val="Char1"/>
          <w:rFonts w:hint="eastAsia"/>
          <w:sz w:val="21"/>
        </w:rPr>
        <w:t>Cybersecurity, Intrusion Detection, Multi-Alert Correlation, Attack Chain</w:t>
      </w:r>
      <w:r>
        <w:rPr>
          <w:rStyle w:val="Char1"/>
          <w:rFonts w:hint="eastAsia"/>
        </w:rPr>
        <w:t xml:space="preserve"> Reconstruction</w:t>
      </w:r>
    </w:p>
    <w:p w:rsidR="0079474E" w:rsidRDefault="00000000">
      <w:pPr>
        <w:pStyle w:val="11"/>
        <w:ind w:firstLineChars="0" w:firstLine="0"/>
        <w:rPr>
          <w:kern w:val="2"/>
          <w:sz w:val="21"/>
          <w:szCs w:val="21"/>
        </w:rPr>
      </w:pPr>
      <w:r>
        <w:rPr>
          <w:kern w:val="2"/>
          <w:sz w:val="21"/>
          <w:szCs w:val="21"/>
        </w:rPr>
        <w:tab/>
      </w:r>
    </w:p>
    <w:p w:rsidR="0079474E" w:rsidRDefault="00000000">
      <w:pPr>
        <w:pStyle w:val="12"/>
        <w:numPr>
          <w:ilvl w:val="0"/>
          <w:numId w:val="1"/>
        </w:numPr>
        <w:spacing w:before="240" w:after="240"/>
        <w:ind w:left="0" w:firstLineChars="200" w:firstLine="480"/>
      </w:pPr>
      <w:r>
        <w:rPr>
          <w:rFonts w:hint="eastAsia"/>
        </w:rPr>
        <w:t>引言</w:t>
      </w:r>
    </w:p>
    <w:p w:rsidR="0079474E" w:rsidRDefault="00000000">
      <w:pPr>
        <w:pStyle w:val="11"/>
        <w:ind w:firstLine="420"/>
        <w:rPr>
          <w:kern w:val="2"/>
          <w:sz w:val="21"/>
          <w:szCs w:val="21"/>
        </w:rPr>
      </w:pPr>
      <w:r>
        <w:rPr>
          <w:rFonts w:hint="eastAsia"/>
          <w:kern w:val="2"/>
          <w:sz w:val="21"/>
          <w:szCs w:val="21"/>
        </w:rPr>
        <w:t>在当今的安全场景中，许多针对多种系统的攻击日趋复杂化，尤其是</w:t>
      </w:r>
      <w:proofErr w:type="gramStart"/>
      <w:r>
        <w:rPr>
          <w:rFonts w:hint="eastAsia"/>
          <w:kern w:val="2"/>
          <w:sz w:val="21"/>
          <w:szCs w:val="21"/>
        </w:rPr>
        <w:t>高级可</w:t>
      </w:r>
      <w:proofErr w:type="gramEnd"/>
      <w:r>
        <w:rPr>
          <w:rFonts w:hint="eastAsia"/>
          <w:kern w:val="2"/>
          <w:sz w:val="21"/>
          <w:szCs w:val="21"/>
        </w:rPr>
        <w:t>持续性威胁</w:t>
      </w:r>
      <w:r>
        <w:rPr>
          <w:rFonts w:hint="eastAsia"/>
          <w:kern w:val="2"/>
          <w:sz w:val="21"/>
          <w:szCs w:val="21"/>
        </w:rPr>
        <w:t>(Advanced Persistent Threats, APTs)</w:t>
      </w:r>
      <w:r>
        <w:rPr>
          <w:kern w:val="2"/>
          <w:sz w:val="21"/>
          <w:szCs w:val="21"/>
        </w:rPr>
        <w:fldChar w:fldCharType="begin"/>
      </w:r>
      <w:r>
        <w:rPr>
          <w:kern w:val="2"/>
          <w:sz w:val="21"/>
          <w:szCs w:val="21"/>
        </w:rPr>
        <w:instrText xml:space="preserve"> REF _Ref206079794 \r \h </w:instrText>
      </w:r>
      <w:r>
        <w:rPr>
          <w:kern w:val="2"/>
          <w:sz w:val="21"/>
          <w:szCs w:val="21"/>
        </w:rPr>
      </w:r>
      <w:r>
        <w:rPr>
          <w:kern w:val="2"/>
          <w:sz w:val="21"/>
          <w:szCs w:val="21"/>
        </w:rPr>
        <w:fldChar w:fldCharType="separate"/>
      </w:r>
      <w:r>
        <w:rPr>
          <w:kern w:val="2"/>
          <w:sz w:val="21"/>
          <w:szCs w:val="21"/>
        </w:rPr>
        <w:t>[1]</w:t>
      </w:r>
      <w:r>
        <w:rPr>
          <w:kern w:val="2"/>
          <w:sz w:val="21"/>
          <w:szCs w:val="21"/>
        </w:rPr>
        <w:fldChar w:fldCharType="end"/>
      </w:r>
      <w:r>
        <w:rPr>
          <w:rFonts w:hint="eastAsia"/>
          <w:kern w:val="2"/>
          <w:sz w:val="21"/>
          <w:szCs w:val="21"/>
        </w:rPr>
        <w:t>，如何将其完整高效地从海量的安全日志和数据中识别出来是安全检测的题中之义，而对其进行攻击链路重构不仅能有效为安全系统修补提供重要信息，也对后续攻击的研究有着十分重要的意义。</w:t>
      </w:r>
    </w:p>
    <w:p w:rsidR="0079474E" w:rsidRDefault="00000000">
      <w:pPr>
        <w:pStyle w:val="11"/>
        <w:ind w:firstLine="420"/>
        <w:rPr>
          <w:kern w:val="2"/>
          <w:sz w:val="21"/>
          <w:szCs w:val="21"/>
        </w:rPr>
      </w:pPr>
      <w:r>
        <w:rPr>
          <w:rFonts w:hint="eastAsia"/>
          <w:kern w:val="2"/>
          <w:sz w:val="21"/>
          <w:szCs w:val="21"/>
        </w:rPr>
        <w:t>在大部分企业系统中，在系统、网络、服务器和代理等等多种场景下的安全事件记录机制都已经相当完善，而如何充分利用这些收集到的安全日志进行有效的异常检测一直是研究的重点课题。近些年研究人员已提出多种新的方法推动该领域的发展，但这些最新的解决方案往往针对特定的单一日志类型（如系统日志</w:t>
      </w:r>
      <w:r>
        <w:rPr>
          <w:kern w:val="2"/>
          <w:sz w:val="21"/>
          <w:szCs w:val="21"/>
        </w:rPr>
        <w:fldChar w:fldCharType="begin"/>
      </w:r>
      <w:r>
        <w:rPr>
          <w:kern w:val="2"/>
          <w:sz w:val="21"/>
          <w:szCs w:val="21"/>
        </w:rPr>
        <w:instrText xml:space="preserve"> </w:instrText>
      </w:r>
      <w:r>
        <w:rPr>
          <w:rFonts w:hint="eastAsia"/>
          <w:kern w:val="2"/>
          <w:sz w:val="21"/>
          <w:szCs w:val="21"/>
        </w:rPr>
        <w:instrText>REF _Ref206081484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rFonts w:hint="eastAsia"/>
          <w:kern w:val="2"/>
          <w:sz w:val="21"/>
          <w:szCs w:val="21"/>
        </w:rPr>
        <w:t>-7</w:t>
      </w:r>
      <w:r>
        <w:rPr>
          <w:kern w:val="2"/>
          <w:sz w:val="21"/>
          <w:szCs w:val="21"/>
        </w:rPr>
        <w:t>]</w:t>
      </w:r>
      <w:r>
        <w:rPr>
          <w:kern w:val="2"/>
          <w:sz w:val="21"/>
          <w:szCs w:val="21"/>
        </w:rPr>
        <w:fldChar w:fldCharType="end"/>
      </w:r>
      <w:r>
        <w:rPr>
          <w:rFonts w:hint="eastAsia"/>
          <w:kern w:val="2"/>
          <w:sz w:val="21"/>
          <w:szCs w:val="21"/>
        </w:rPr>
        <w:t>或网络日志</w:t>
      </w:r>
      <w:r>
        <w:rPr>
          <w:kern w:val="2"/>
          <w:sz w:val="21"/>
          <w:szCs w:val="21"/>
        </w:rPr>
        <w:fldChar w:fldCharType="begin"/>
      </w:r>
      <w:r>
        <w:rPr>
          <w:kern w:val="2"/>
          <w:sz w:val="21"/>
          <w:szCs w:val="21"/>
        </w:rPr>
        <w:instrText xml:space="preserve"> </w:instrText>
      </w:r>
      <w:r>
        <w:rPr>
          <w:rFonts w:hint="eastAsia"/>
          <w:kern w:val="2"/>
          <w:sz w:val="21"/>
          <w:szCs w:val="21"/>
        </w:rPr>
        <w:instrText>REF _Ref206081565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[8</w:t>
      </w:r>
      <w:r>
        <w:rPr>
          <w:rFonts w:hint="eastAsia"/>
          <w:kern w:val="2"/>
          <w:sz w:val="21"/>
          <w:szCs w:val="21"/>
        </w:rPr>
        <w:t>-10</w:t>
      </w:r>
      <w:r>
        <w:rPr>
          <w:kern w:val="2"/>
          <w:sz w:val="21"/>
          <w:szCs w:val="21"/>
        </w:rPr>
        <w:t>]</w:t>
      </w:r>
      <w:r>
        <w:rPr>
          <w:kern w:val="2"/>
          <w:sz w:val="21"/>
          <w:szCs w:val="21"/>
        </w:rPr>
        <w:fldChar w:fldCharType="end"/>
      </w:r>
      <w:r>
        <w:rPr>
          <w:rFonts w:hint="eastAsia"/>
          <w:kern w:val="2"/>
          <w:sz w:val="21"/>
          <w:szCs w:val="21"/>
        </w:rPr>
        <w:t>）进行异常检测，无法针对来自不同日志类型的异常进行因果关联分析。</w:t>
      </w:r>
    </w:p>
    <w:p w:rsidR="0079474E" w:rsidRDefault="00000000">
      <w:pPr>
        <w:pStyle w:val="11"/>
        <w:ind w:firstLine="420"/>
        <w:rPr>
          <w:kern w:val="2"/>
          <w:sz w:val="21"/>
          <w:szCs w:val="21"/>
        </w:rPr>
      </w:pPr>
      <w:r>
        <w:rPr>
          <w:rFonts w:hint="eastAsia"/>
          <w:kern w:val="2"/>
          <w:sz w:val="21"/>
          <w:szCs w:val="21"/>
        </w:rPr>
        <w:lastRenderedPageBreak/>
        <w:t>针对利用多源日志多点关联来捕捉检测这样的跨域攻击这一课题，我们展开多方面调研和实验。多源日志的关联存在许多难点。比如不同日志收集方法导致的日志格式的不同，将会使得在对日志的解析过程中不得不考虑不同标签的相通性以及其背后的实际意义，以及其不同的语义丰富度和命名规则会为后续的模型训练效果以及检测算法设计有不可忽略的影响。同时异源日志的检测算法也需要针对其特点进行不同的设计，这意味着适用于系统日志的异常检测框架很大可能无法直接迁移至网络日志，反之同理。在</w:t>
      </w:r>
      <w:r>
        <w:rPr>
          <w:rFonts w:hint="eastAsia"/>
          <w:kern w:val="2"/>
          <w:sz w:val="21"/>
          <w:szCs w:val="21"/>
        </w:rPr>
        <w:t>PRP</w:t>
      </w:r>
      <w:r>
        <w:rPr>
          <w:rFonts w:hint="eastAsia"/>
          <w:kern w:val="2"/>
          <w:sz w:val="21"/>
          <w:szCs w:val="21"/>
        </w:rPr>
        <w:t>初期曾经考虑过这样一种思路：将网络实体节点与系统实体节点进行关联，随后根据日志条目对节点间的边进行编码，最后在一张溯源图上实现多源的异常检测与攻击链路重构。然而后续调研中发现两者的节点关联逻辑上存在难度，并且其日志条目中的语义差距过大，简单的合并会损坏其中原本蕴含的信息，因此后续转向其他尝试方向。</w:t>
      </w:r>
    </w:p>
    <w:p w:rsidR="0079474E" w:rsidRDefault="00000000">
      <w:pPr>
        <w:pStyle w:val="11"/>
        <w:ind w:firstLine="420"/>
        <w:rPr>
          <w:kern w:val="2"/>
          <w:sz w:val="21"/>
          <w:szCs w:val="21"/>
        </w:rPr>
      </w:pPr>
      <w:r>
        <w:rPr>
          <w:rFonts w:hint="eastAsia"/>
          <w:kern w:val="2"/>
          <w:sz w:val="21"/>
          <w:szCs w:val="21"/>
        </w:rPr>
        <w:t>目前绝大多数异常检测框架都基于溯源图数据模型</w:t>
      </w:r>
      <w:r>
        <w:rPr>
          <w:kern w:val="2"/>
          <w:sz w:val="21"/>
          <w:szCs w:val="21"/>
        </w:rPr>
        <w:fldChar w:fldCharType="begin"/>
      </w:r>
      <w:r>
        <w:rPr>
          <w:kern w:val="2"/>
          <w:sz w:val="21"/>
          <w:szCs w:val="21"/>
        </w:rPr>
        <w:instrText xml:space="preserve"> </w:instrText>
      </w:r>
      <w:r>
        <w:rPr>
          <w:rFonts w:hint="eastAsia"/>
          <w:kern w:val="2"/>
          <w:sz w:val="21"/>
          <w:szCs w:val="21"/>
        </w:rPr>
        <w:instrText>REF _Ref206082769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[11]</w:t>
      </w:r>
      <w:r>
        <w:rPr>
          <w:kern w:val="2"/>
          <w:sz w:val="21"/>
          <w:szCs w:val="21"/>
        </w:rPr>
        <w:fldChar w:fldCharType="end"/>
      </w:r>
      <w:r>
        <w:rPr>
          <w:rFonts w:hint="eastAsia"/>
          <w:kern w:val="2"/>
          <w:sz w:val="21"/>
          <w:szCs w:val="21"/>
        </w:rPr>
        <w:t>，在溯源图上的图论方法已经成为许多现代异常检测与攻击溯源框架的基础架构，这使得跨复杂系统对安全相关事件的关联和分析成为可能。溯源图方法将日志涉及的实体与实体间的</w:t>
      </w:r>
      <w:proofErr w:type="gramStart"/>
      <w:r>
        <w:rPr>
          <w:rFonts w:hint="eastAsia"/>
          <w:kern w:val="2"/>
          <w:sz w:val="21"/>
          <w:szCs w:val="21"/>
        </w:rPr>
        <w:t>交互等</w:t>
      </w:r>
      <w:proofErr w:type="gramEnd"/>
      <w:r>
        <w:rPr>
          <w:rFonts w:hint="eastAsia"/>
          <w:kern w:val="2"/>
          <w:sz w:val="21"/>
          <w:szCs w:val="21"/>
        </w:rPr>
        <w:t>抽象化为溯源图中的点和</w:t>
      </w:r>
      <w:proofErr w:type="gramStart"/>
      <w:r>
        <w:rPr>
          <w:rFonts w:hint="eastAsia"/>
          <w:kern w:val="2"/>
          <w:sz w:val="21"/>
          <w:szCs w:val="21"/>
        </w:rPr>
        <w:t>边</w:t>
      </w:r>
      <w:proofErr w:type="gramEnd"/>
      <w:r>
        <w:rPr>
          <w:rFonts w:hint="eastAsia"/>
          <w:kern w:val="2"/>
          <w:sz w:val="21"/>
          <w:szCs w:val="21"/>
        </w:rPr>
        <w:t>，随后应用传统图论方法或图神经网络等多种工具对其进行进一步剖析利用。如</w:t>
      </w:r>
      <w:proofErr w:type="spellStart"/>
      <w:r>
        <w:rPr>
          <w:rFonts w:hint="eastAsia"/>
          <w:kern w:val="2"/>
          <w:sz w:val="21"/>
          <w:szCs w:val="21"/>
        </w:rPr>
        <w:t>Nodlink</w:t>
      </w:r>
      <w:proofErr w:type="spellEnd"/>
      <w:r>
        <w:rPr>
          <w:kern w:val="2"/>
          <w:sz w:val="21"/>
          <w:szCs w:val="21"/>
        </w:rPr>
        <w:fldChar w:fldCharType="begin"/>
      </w:r>
      <w:r>
        <w:rPr>
          <w:kern w:val="2"/>
          <w:sz w:val="21"/>
          <w:szCs w:val="21"/>
        </w:rPr>
        <w:instrText xml:space="preserve"> </w:instrText>
      </w:r>
      <w:r>
        <w:rPr>
          <w:rFonts w:hint="eastAsia"/>
          <w:kern w:val="2"/>
          <w:sz w:val="21"/>
          <w:szCs w:val="21"/>
        </w:rPr>
        <w:instrText>REF _Ref206081484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kern w:val="2"/>
          <w:sz w:val="21"/>
          <w:szCs w:val="21"/>
        </w:rPr>
        <w:fldChar w:fldCharType="end"/>
      </w:r>
      <w:r>
        <w:rPr>
          <w:rFonts w:hint="eastAsia"/>
          <w:kern w:val="2"/>
          <w:sz w:val="21"/>
          <w:szCs w:val="21"/>
        </w:rPr>
        <w:t>将异常检测和攻击链路重构过程建模为斯</w:t>
      </w:r>
      <w:proofErr w:type="gramStart"/>
      <w:r>
        <w:rPr>
          <w:rFonts w:hint="eastAsia"/>
          <w:kern w:val="2"/>
          <w:sz w:val="21"/>
          <w:szCs w:val="21"/>
        </w:rPr>
        <w:t>坦纳树问题</w:t>
      </w:r>
      <w:proofErr w:type="gramEnd"/>
      <w:r>
        <w:rPr>
          <w:rFonts w:hint="eastAsia"/>
          <w:kern w:val="2"/>
          <w:sz w:val="21"/>
          <w:szCs w:val="21"/>
        </w:rPr>
        <w:t>，并求解出简洁的攻击链路；</w:t>
      </w:r>
      <w:r>
        <w:rPr>
          <w:rFonts w:hint="eastAsia"/>
          <w:kern w:val="2"/>
          <w:sz w:val="21"/>
          <w:szCs w:val="21"/>
        </w:rPr>
        <w:t>MAGIC</w:t>
      </w:r>
      <w:r>
        <w:rPr>
          <w:kern w:val="2"/>
          <w:sz w:val="21"/>
          <w:szCs w:val="21"/>
        </w:rPr>
        <w:fldChar w:fldCharType="begin"/>
      </w:r>
      <w:r>
        <w:rPr>
          <w:kern w:val="2"/>
          <w:sz w:val="21"/>
          <w:szCs w:val="21"/>
        </w:rPr>
        <w:instrText xml:space="preserve"> </w:instrText>
      </w:r>
      <w:r>
        <w:rPr>
          <w:rFonts w:hint="eastAsia"/>
          <w:kern w:val="2"/>
          <w:sz w:val="21"/>
          <w:szCs w:val="21"/>
        </w:rPr>
        <w:instrText>REF _Ref206083294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[5]</w:t>
      </w:r>
      <w:r>
        <w:rPr>
          <w:kern w:val="2"/>
          <w:sz w:val="21"/>
          <w:szCs w:val="21"/>
        </w:rPr>
        <w:fldChar w:fldCharType="end"/>
      </w:r>
      <w:r>
        <w:rPr>
          <w:rFonts w:hint="eastAsia"/>
          <w:kern w:val="2"/>
          <w:sz w:val="21"/>
          <w:szCs w:val="21"/>
        </w:rPr>
        <w:t>等方法利用图上的机器学习模型来进行异常检测。这些方法为我们提供了很好的启发，综合这些方法的优势，我们考虑将分别针对系统日志与网络日志的检测进行汇总，在汇总后的溯源图上进行节点的异常关联，用图的连通性来描述攻击实体间的关联度，从而进行完整的多源攻击检测。</w:t>
      </w:r>
    </w:p>
    <w:p w:rsidR="0079474E" w:rsidRDefault="00000000">
      <w:pPr>
        <w:pStyle w:val="11"/>
        <w:ind w:firstLineChars="0" w:firstLine="420"/>
        <w:rPr>
          <w:kern w:val="2"/>
          <w:sz w:val="21"/>
          <w:szCs w:val="21"/>
        </w:rPr>
      </w:pPr>
      <w:r>
        <w:rPr>
          <w:rFonts w:hint="eastAsia"/>
          <w:kern w:val="2"/>
          <w:sz w:val="21"/>
          <w:szCs w:val="21"/>
        </w:rPr>
        <w:t>在本</w:t>
      </w:r>
      <w:r>
        <w:rPr>
          <w:rFonts w:hint="eastAsia"/>
          <w:kern w:val="2"/>
          <w:sz w:val="21"/>
          <w:szCs w:val="21"/>
        </w:rPr>
        <w:t>PRP</w:t>
      </w:r>
      <w:r>
        <w:rPr>
          <w:rFonts w:hint="eastAsia"/>
          <w:kern w:val="2"/>
          <w:sz w:val="21"/>
          <w:szCs w:val="21"/>
        </w:rPr>
        <w:t>中，我们围绕多源检测这一目的进行了多方面的框架调研，从不同的检测框架中收集到了许多实用且有效的设计与评估信息。如基于系统日志的</w:t>
      </w:r>
      <w:r>
        <w:rPr>
          <w:rFonts w:hint="eastAsia"/>
          <w:kern w:val="2"/>
          <w:sz w:val="21"/>
          <w:szCs w:val="21"/>
        </w:rPr>
        <w:t>Flash</w:t>
      </w:r>
      <w:r>
        <w:rPr>
          <w:kern w:val="2"/>
          <w:sz w:val="21"/>
          <w:szCs w:val="21"/>
        </w:rPr>
        <w:fldChar w:fldCharType="begin"/>
      </w:r>
      <w:r>
        <w:rPr>
          <w:kern w:val="2"/>
          <w:sz w:val="21"/>
          <w:szCs w:val="21"/>
        </w:rPr>
        <w:instrText xml:space="preserve"> </w:instrText>
      </w:r>
      <w:r>
        <w:rPr>
          <w:rFonts w:hint="eastAsia"/>
          <w:kern w:val="2"/>
          <w:sz w:val="21"/>
          <w:szCs w:val="21"/>
        </w:rPr>
        <w:instrText>REF _Ref206083564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[4]</w:t>
      </w:r>
      <w:r>
        <w:rPr>
          <w:kern w:val="2"/>
          <w:sz w:val="21"/>
          <w:szCs w:val="21"/>
        </w:rPr>
        <w:fldChar w:fldCharType="end"/>
      </w:r>
      <w:r>
        <w:rPr>
          <w:rFonts w:hint="eastAsia"/>
          <w:kern w:val="2"/>
          <w:sz w:val="21"/>
          <w:szCs w:val="21"/>
        </w:rPr>
        <w:t>的</w:t>
      </w:r>
      <w:r>
        <w:rPr>
          <w:rFonts w:hint="eastAsia"/>
          <w:kern w:val="2"/>
          <w:sz w:val="21"/>
          <w:szCs w:val="21"/>
        </w:rPr>
        <w:t>ground truth</w:t>
      </w:r>
      <w:r>
        <w:rPr>
          <w:rFonts w:hint="eastAsia"/>
          <w:kern w:val="2"/>
          <w:sz w:val="21"/>
          <w:szCs w:val="21"/>
        </w:rPr>
        <w:t>及其评估思路，在我们框架的多个步骤中均有体现和应用；而</w:t>
      </w:r>
      <w:r>
        <w:rPr>
          <w:rFonts w:hint="eastAsia"/>
          <w:kern w:val="2"/>
          <w:sz w:val="21"/>
          <w:szCs w:val="21"/>
        </w:rPr>
        <w:t>Argus</w:t>
      </w:r>
      <w:r>
        <w:rPr>
          <w:kern w:val="2"/>
          <w:sz w:val="21"/>
          <w:szCs w:val="21"/>
        </w:rPr>
        <w:fldChar w:fldCharType="begin"/>
      </w:r>
      <w:r>
        <w:rPr>
          <w:kern w:val="2"/>
          <w:sz w:val="21"/>
          <w:szCs w:val="21"/>
        </w:rPr>
        <w:instrText xml:space="preserve"> </w:instrText>
      </w:r>
      <w:r>
        <w:rPr>
          <w:rFonts w:hint="eastAsia"/>
          <w:kern w:val="2"/>
          <w:sz w:val="21"/>
          <w:szCs w:val="21"/>
        </w:rPr>
        <w:instrText>REF _Ref206083697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[10]</w:t>
      </w:r>
      <w:r>
        <w:rPr>
          <w:kern w:val="2"/>
          <w:sz w:val="21"/>
          <w:szCs w:val="21"/>
        </w:rPr>
        <w:fldChar w:fldCharType="end"/>
      </w:r>
      <w:r>
        <w:rPr>
          <w:rFonts w:hint="eastAsia"/>
          <w:kern w:val="2"/>
          <w:sz w:val="21"/>
          <w:szCs w:val="21"/>
        </w:rPr>
        <w:t>作为针对网络流量日志的检测框架，经过实验，我们发现其在溯源图构建等方面有许多有效而简洁的设计，并在</w:t>
      </w:r>
      <w:r>
        <w:rPr>
          <w:rFonts w:hint="eastAsia"/>
          <w:kern w:val="2"/>
          <w:sz w:val="21"/>
          <w:szCs w:val="21"/>
        </w:rPr>
        <w:t>OPTC</w:t>
      </w:r>
      <w:r>
        <w:rPr>
          <w:rFonts w:hint="eastAsia"/>
          <w:kern w:val="2"/>
          <w:sz w:val="21"/>
          <w:szCs w:val="21"/>
        </w:rPr>
        <w:t>数据集</w:t>
      </w:r>
      <w:r>
        <w:rPr>
          <w:kern w:val="2"/>
          <w:sz w:val="21"/>
          <w:szCs w:val="21"/>
        </w:rPr>
        <w:fldChar w:fldCharType="begin"/>
      </w:r>
      <w:r>
        <w:rPr>
          <w:kern w:val="2"/>
          <w:sz w:val="21"/>
          <w:szCs w:val="21"/>
        </w:rPr>
        <w:instrText xml:space="preserve"> </w:instrText>
      </w:r>
      <w:r>
        <w:rPr>
          <w:rFonts w:hint="eastAsia"/>
          <w:kern w:val="2"/>
          <w:sz w:val="21"/>
          <w:szCs w:val="21"/>
        </w:rPr>
        <w:instrText>REF _Ref206083883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[12]</w:t>
      </w:r>
      <w:r>
        <w:rPr>
          <w:kern w:val="2"/>
          <w:sz w:val="21"/>
          <w:szCs w:val="21"/>
        </w:rPr>
        <w:fldChar w:fldCharType="end"/>
      </w:r>
      <w:r>
        <w:rPr>
          <w:rFonts w:hint="eastAsia"/>
          <w:kern w:val="2"/>
          <w:sz w:val="21"/>
          <w:szCs w:val="21"/>
        </w:rPr>
        <w:t>上能够起到不错的效果。</w:t>
      </w:r>
    </w:p>
    <w:p w:rsidR="0079474E" w:rsidRDefault="00000000">
      <w:pPr>
        <w:pStyle w:val="11"/>
        <w:ind w:firstLine="420"/>
        <w:rPr>
          <w:kern w:val="2"/>
          <w:sz w:val="21"/>
          <w:szCs w:val="21"/>
        </w:rPr>
      </w:pPr>
      <w:r>
        <w:rPr>
          <w:rFonts w:hint="eastAsia"/>
          <w:kern w:val="2"/>
          <w:sz w:val="21"/>
          <w:szCs w:val="21"/>
        </w:rPr>
        <w:t>经过半年的学习、研究、实践，我们提出最终的</w:t>
      </w:r>
      <w:r>
        <w:rPr>
          <w:rFonts w:hint="eastAsia"/>
          <w:kern w:val="2"/>
          <w:sz w:val="21"/>
          <w:szCs w:val="21"/>
        </w:rPr>
        <w:t>Nexus</w:t>
      </w:r>
      <w:r>
        <w:rPr>
          <w:rFonts w:hint="eastAsia"/>
          <w:kern w:val="2"/>
          <w:sz w:val="21"/>
          <w:szCs w:val="21"/>
        </w:rPr>
        <w:t>模型，其框架设计主要由三部分组成：基于</w:t>
      </w:r>
      <w:r>
        <w:rPr>
          <w:rFonts w:hint="eastAsia"/>
          <w:kern w:val="2"/>
          <w:sz w:val="21"/>
          <w:szCs w:val="21"/>
        </w:rPr>
        <w:t>MAGIC</w:t>
      </w:r>
      <w:r>
        <w:rPr>
          <w:kern w:val="2"/>
          <w:sz w:val="21"/>
          <w:szCs w:val="21"/>
        </w:rPr>
        <w:fldChar w:fldCharType="begin"/>
      </w:r>
      <w:r>
        <w:rPr>
          <w:kern w:val="2"/>
          <w:sz w:val="21"/>
          <w:szCs w:val="21"/>
        </w:rPr>
        <w:instrText xml:space="preserve"> </w:instrText>
      </w:r>
      <w:r>
        <w:rPr>
          <w:rFonts w:hint="eastAsia"/>
          <w:kern w:val="2"/>
          <w:sz w:val="21"/>
          <w:szCs w:val="21"/>
        </w:rPr>
        <w:instrText>REF _Ref206083294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[5]</w:t>
      </w:r>
      <w:r>
        <w:rPr>
          <w:kern w:val="2"/>
          <w:sz w:val="21"/>
          <w:szCs w:val="21"/>
        </w:rPr>
        <w:fldChar w:fldCharType="end"/>
      </w:r>
      <w:r>
        <w:rPr>
          <w:rFonts w:hint="eastAsia"/>
          <w:kern w:val="2"/>
          <w:sz w:val="21"/>
          <w:szCs w:val="21"/>
        </w:rPr>
        <w:t>的轻量级系统日志异常检测模块；基于</w:t>
      </w:r>
      <w:proofErr w:type="spellStart"/>
      <w:r>
        <w:rPr>
          <w:rFonts w:hint="eastAsia"/>
          <w:kern w:val="2"/>
          <w:sz w:val="21"/>
          <w:szCs w:val="21"/>
        </w:rPr>
        <w:t>FastText</w:t>
      </w:r>
      <w:proofErr w:type="spellEnd"/>
      <w:r>
        <w:rPr>
          <w:kern w:val="2"/>
          <w:sz w:val="21"/>
          <w:szCs w:val="21"/>
        </w:rPr>
        <w:fldChar w:fldCharType="begin"/>
      </w:r>
      <w:r>
        <w:rPr>
          <w:kern w:val="2"/>
          <w:sz w:val="21"/>
          <w:szCs w:val="21"/>
        </w:rPr>
        <w:instrText xml:space="preserve"> </w:instrText>
      </w:r>
      <w:r>
        <w:rPr>
          <w:rFonts w:hint="eastAsia"/>
          <w:kern w:val="2"/>
          <w:sz w:val="21"/>
          <w:szCs w:val="21"/>
        </w:rPr>
        <w:instrText>REF _Ref206084395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[13]</w:t>
      </w:r>
      <w:r>
        <w:rPr>
          <w:kern w:val="2"/>
          <w:sz w:val="21"/>
          <w:szCs w:val="21"/>
        </w:rPr>
        <w:fldChar w:fldCharType="end"/>
      </w:r>
      <w:r>
        <w:rPr>
          <w:rFonts w:hint="eastAsia"/>
          <w:kern w:val="2"/>
          <w:sz w:val="21"/>
          <w:szCs w:val="21"/>
        </w:rPr>
        <w:t>和</w:t>
      </w:r>
      <w:r>
        <w:rPr>
          <w:rFonts w:hint="eastAsia"/>
          <w:kern w:val="2"/>
          <w:sz w:val="21"/>
          <w:szCs w:val="21"/>
        </w:rPr>
        <w:t>VAE</w:t>
      </w:r>
      <w:r>
        <w:rPr>
          <w:kern w:val="2"/>
          <w:sz w:val="21"/>
          <w:szCs w:val="21"/>
        </w:rPr>
        <w:fldChar w:fldCharType="begin"/>
      </w:r>
      <w:r>
        <w:rPr>
          <w:kern w:val="2"/>
          <w:sz w:val="21"/>
          <w:szCs w:val="21"/>
        </w:rPr>
        <w:instrText xml:space="preserve"> </w:instrText>
      </w:r>
      <w:r>
        <w:rPr>
          <w:rFonts w:hint="eastAsia"/>
          <w:kern w:val="2"/>
          <w:sz w:val="21"/>
          <w:szCs w:val="21"/>
        </w:rPr>
        <w:instrText>REF _Ref206084540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[14]</w:t>
      </w:r>
      <w:r>
        <w:rPr>
          <w:kern w:val="2"/>
          <w:sz w:val="21"/>
          <w:szCs w:val="21"/>
        </w:rPr>
        <w:fldChar w:fldCharType="end"/>
      </w:r>
      <w:r>
        <w:rPr>
          <w:rFonts w:hint="eastAsia"/>
          <w:kern w:val="2"/>
          <w:sz w:val="21"/>
          <w:szCs w:val="21"/>
        </w:rPr>
        <w:t>的网络日志异常检测模块；以及攻击链路重构模块，其将前</w:t>
      </w:r>
      <w:proofErr w:type="gramStart"/>
      <w:r>
        <w:rPr>
          <w:rFonts w:hint="eastAsia"/>
          <w:kern w:val="2"/>
          <w:sz w:val="21"/>
          <w:szCs w:val="21"/>
        </w:rPr>
        <w:t>两者得到</w:t>
      </w:r>
      <w:proofErr w:type="gramEnd"/>
      <w:r>
        <w:rPr>
          <w:rFonts w:hint="eastAsia"/>
          <w:kern w:val="2"/>
          <w:sz w:val="21"/>
          <w:szCs w:val="21"/>
        </w:rPr>
        <w:t>的结果进行溯源重构与关联评估。实验结果表明，我们的模型相比于仅基于单一日志类型的异常检测和攻击链路重构模型，最终的检测和重构结果具有更高的准确度和可靠性，同时也能够为进一步研究提供具有实用价值的攻击链路信息。</w:t>
      </w:r>
    </w:p>
    <w:p w:rsidR="0079474E" w:rsidRDefault="00000000">
      <w:pPr>
        <w:pStyle w:val="12"/>
        <w:numPr>
          <w:ilvl w:val="0"/>
          <w:numId w:val="1"/>
        </w:numPr>
        <w:spacing w:before="240" w:after="240"/>
      </w:pPr>
      <w:r>
        <w:t>系统设计</w:t>
      </w:r>
    </w:p>
    <w:p w:rsidR="0079474E" w:rsidRDefault="00000000">
      <w:pPr>
        <w:pStyle w:val="22"/>
        <w:numPr>
          <w:ilvl w:val="1"/>
          <w:numId w:val="1"/>
        </w:numPr>
        <w:spacing w:before="120" w:after="120"/>
      </w:pPr>
      <w:r>
        <w:t>方法概述</w:t>
      </w:r>
    </w:p>
    <w:p w:rsidR="0079474E" w:rsidRDefault="00000000">
      <w:pPr>
        <w:pStyle w:val="11"/>
        <w:ind w:firstLine="420"/>
        <w:rPr>
          <w:kern w:val="2"/>
          <w:sz w:val="21"/>
          <w:szCs w:val="21"/>
        </w:rPr>
      </w:pPr>
      <w:r>
        <w:rPr>
          <w:kern w:val="2"/>
          <w:sz w:val="21"/>
          <w:szCs w:val="21"/>
        </w:rPr>
        <w:t>为实现基于系统日志和网络日志的多</w:t>
      </w:r>
      <w:r>
        <w:rPr>
          <w:rFonts w:hint="eastAsia"/>
          <w:kern w:val="2"/>
          <w:sz w:val="21"/>
          <w:szCs w:val="21"/>
        </w:rPr>
        <w:t>源</w:t>
      </w:r>
      <w:r>
        <w:rPr>
          <w:kern w:val="2"/>
          <w:sz w:val="21"/>
          <w:szCs w:val="21"/>
        </w:rPr>
        <w:t>告警关联分析，我们的方法包含三个模块：系统日志异常检测模块</w:t>
      </w:r>
      <w:r>
        <w:rPr>
          <w:rFonts w:hint="eastAsia"/>
          <w:kern w:val="2"/>
          <w:sz w:val="21"/>
          <w:szCs w:val="21"/>
        </w:rPr>
        <w:t>(host-detect</w:t>
      </w:r>
      <w:r>
        <w:rPr>
          <w:rFonts w:hint="eastAsia"/>
          <w:kern w:val="2"/>
          <w:sz w:val="21"/>
          <w:szCs w:val="21"/>
        </w:rPr>
        <w:t>，</w:t>
      </w:r>
      <w:r>
        <w:rPr>
          <w:kern w:val="2"/>
          <w:sz w:val="21"/>
          <w:szCs w:val="21"/>
        </w:rPr>
        <w:fldChar w:fldCharType="begin"/>
      </w:r>
      <w:r>
        <w:rPr>
          <w:kern w:val="2"/>
          <w:sz w:val="21"/>
          <w:szCs w:val="21"/>
        </w:rPr>
        <w:instrText xml:space="preserve"> </w:instrText>
      </w:r>
      <w:r>
        <w:rPr>
          <w:rFonts w:hint="eastAsia"/>
          <w:kern w:val="2"/>
          <w:sz w:val="21"/>
          <w:szCs w:val="21"/>
        </w:rPr>
        <w:instrText>REF _Ref206084615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rFonts w:hint="eastAsia"/>
          <w:kern w:val="2"/>
          <w:sz w:val="21"/>
          <w:szCs w:val="21"/>
        </w:rPr>
        <w:t>2</w:t>
      </w:r>
      <w:r>
        <w:rPr>
          <w:kern w:val="2"/>
          <w:sz w:val="21"/>
          <w:szCs w:val="21"/>
        </w:rPr>
        <w:fldChar w:fldCharType="end"/>
      </w:r>
      <w:r w:rsidR="00B157B2">
        <w:rPr>
          <w:rFonts w:hint="eastAsia"/>
          <w:kern w:val="2"/>
          <w:sz w:val="21"/>
          <w:szCs w:val="21"/>
        </w:rPr>
        <w:t>节</w:t>
      </w:r>
      <w:r>
        <w:rPr>
          <w:rFonts w:hint="eastAsia"/>
          <w:kern w:val="2"/>
          <w:sz w:val="21"/>
          <w:szCs w:val="21"/>
        </w:rPr>
        <w:t>)</w:t>
      </w:r>
      <w:r>
        <w:rPr>
          <w:kern w:val="2"/>
          <w:sz w:val="21"/>
          <w:szCs w:val="21"/>
        </w:rPr>
        <w:t>、网络日志异常检测模块</w:t>
      </w:r>
      <w:r>
        <w:rPr>
          <w:rFonts w:hint="eastAsia"/>
          <w:kern w:val="2"/>
          <w:sz w:val="21"/>
          <w:szCs w:val="21"/>
        </w:rPr>
        <w:t>(net-detect</w:t>
      </w:r>
      <w:r>
        <w:rPr>
          <w:rFonts w:hint="eastAsia"/>
          <w:kern w:val="2"/>
          <w:sz w:val="21"/>
          <w:szCs w:val="21"/>
        </w:rPr>
        <w:t>，</w:t>
      </w:r>
      <w:r>
        <w:rPr>
          <w:kern w:val="2"/>
          <w:sz w:val="21"/>
          <w:szCs w:val="21"/>
        </w:rPr>
        <w:fldChar w:fldCharType="begin"/>
      </w:r>
      <w:r>
        <w:rPr>
          <w:kern w:val="2"/>
          <w:sz w:val="21"/>
          <w:szCs w:val="21"/>
        </w:rPr>
        <w:instrText xml:space="preserve"> </w:instrText>
      </w:r>
      <w:r>
        <w:rPr>
          <w:rFonts w:hint="eastAsia"/>
          <w:kern w:val="2"/>
          <w:sz w:val="21"/>
          <w:szCs w:val="21"/>
        </w:rPr>
        <w:instrText>REF _Ref206084644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rFonts w:hint="eastAsia"/>
          <w:kern w:val="2"/>
          <w:sz w:val="21"/>
          <w:szCs w:val="21"/>
        </w:rPr>
        <w:t>3</w:t>
      </w:r>
      <w:r>
        <w:rPr>
          <w:kern w:val="2"/>
          <w:sz w:val="21"/>
          <w:szCs w:val="21"/>
        </w:rPr>
        <w:fldChar w:fldCharType="end"/>
      </w:r>
      <w:r w:rsidR="00B157B2">
        <w:rPr>
          <w:rFonts w:hint="eastAsia"/>
          <w:kern w:val="2"/>
          <w:sz w:val="21"/>
          <w:szCs w:val="21"/>
        </w:rPr>
        <w:t>节</w:t>
      </w:r>
      <w:r>
        <w:rPr>
          <w:rFonts w:hint="eastAsia"/>
          <w:kern w:val="2"/>
          <w:sz w:val="21"/>
          <w:szCs w:val="21"/>
        </w:rPr>
        <w:t>)</w:t>
      </w:r>
      <w:r>
        <w:rPr>
          <w:kern w:val="2"/>
          <w:sz w:val="21"/>
          <w:szCs w:val="21"/>
        </w:rPr>
        <w:t>、攻击路径重构模块</w:t>
      </w:r>
      <w:r>
        <w:rPr>
          <w:rFonts w:hint="eastAsia"/>
          <w:kern w:val="2"/>
          <w:sz w:val="21"/>
          <w:szCs w:val="21"/>
        </w:rPr>
        <w:t>(investigate</w:t>
      </w:r>
      <w:r>
        <w:rPr>
          <w:rFonts w:hint="eastAsia"/>
          <w:kern w:val="2"/>
          <w:sz w:val="21"/>
          <w:szCs w:val="21"/>
        </w:rPr>
        <w:t>，</w:t>
      </w:r>
      <w:r>
        <w:rPr>
          <w:kern w:val="2"/>
          <w:sz w:val="21"/>
          <w:szCs w:val="21"/>
        </w:rPr>
        <w:fldChar w:fldCharType="begin"/>
      </w:r>
      <w:r>
        <w:rPr>
          <w:kern w:val="2"/>
          <w:sz w:val="21"/>
          <w:szCs w:val="21"/>
        </w:rPr>
        <w:instrText xml:space="preserve"> </w:instrText>
      </w:r>
      <w:r>
        <w:rPr>
          <w:rFonts w:hint="eastAsia"/>
          <w:kern w:val="2"/>
          <w:sz w:val="21"/>
          <w:szCs w:val="21"/>
        </w:rPr>
        <w:instrText>REF _Ref206084687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rFonts w:hint="eastAsia"/>
          <w:kern w:val="2"/>
          <w:sz w:val="21"/>
          <w:szCs w:val="21"/>
        </w:rPr>
        <w:t>4</w:t>
      </w:r>
      <w:r>
        <w:rPr>
          <w:kern w:val="2"/>
          <w:sz w:val="21"/>
          <w:szCs w:val="21"/>
        </w:rPr>
        <w:fldChar w:fldCharType="end"/>
      </w:r>
      <w:r w:rsidR="00B157B2">
        <w:rPr>
          <w:rFonts w:hint="eastAsia"/>
          <w:kern w:val="2"/>
          <w:sz w:val="21"/>
          <w:szCs w:val="21"/>
        </w:rPr>
        <w:t>节</w:t>
      </w:r>
      <w:r>
        <w:rPr>
          <w:rFonts w:hint="eastAsia"/>
          <w:kern w:val="2"/>
          <w:sz w:val="21"/>
          <w:szCs w:val="21"/>
        </w:rPr>
        <w:t>和</w:t>
      </w:r>
      <w:r>
        <w:rPr>
          <w:kern w:val="2"/>
          <w:sz w:val="21"/>
          <w:szCs w:val="21"/>
        </w:rPr>
        <w:fldChar w:fldCharType="begin"/>
      </w:r>
      <w:r>
        <w:rPr>
          <w:kern w:val="2"/>
          <w:sz w:val="21"/>
          <w:szCs w:val="21"/>
        </w:rPr>
        <w:instrText xml:space="preserve"> REF _Ref206084689 \r \h </w:instrText>
      </w:r>
      <w:r>
        <w:rPr>
          <w:kern w:val="2"/>
          <w:sz w:val="21"/>
          <w:szCs w:val="21"/>
        </w:rPr>
      </w:r>
      <w:r>
        <w:rPr>
          <w:kern w:val="2"/>
          <w:sz w:val="21"/>
          <w:szCs w:val="21"/>
        </w:rPr>
        <w:fldChar w:fldCharType="separate"/>
      </w:r>
      <w:r>
        <w:rPr>
          <w:kern w:val="2"/>
          <w:sz w:val="21"/>
          <w:szCs w:val="21"/>
        </w:rPr>
        <w:t>2.</w:t>
      </w:r>
      <w:r>
        <w:rPr>
          <w:rFonts w:hint="eastAsia"/>
          <w:kern w:val="2"/>
          <w:sz w:val="21"/>
          <w:szCs w:val="21"/>
        </w:rPr>
        <w:t>5</w:t>
      </w:r>
      <w:r>
        <w:rPr>
          <w:kern w:val="2"/>
          <w:sz w:val="21"/>
          <w:szCs w:val="21"/>
        </w:rPr>
        <w:fldChar w:fldCharType="end"/>
      </w:r>
      <w:r w:rsidR="00B157B2">
        <w:rPr>
          <w:rFonts w:hint="eastAsia"/>
          <w:kern w:val="2"/>
          <w:sz w:val="21"/>
          <w:szCs w:val="21"/>
        </w:rPr>
        <w:t>节</w:t>
      </w:r>
      <w:r>
        <w:rPr>
          <w:rFonts w:hint="eastAsia"/>
          <w:kern w:val="2"/>
          <w:sz w:val="21"/>
          <w:szCs w:val="21"/>
        </w:rPr>
        <w:t>)</w:t>
      </w:r>
      <w:r>
        <w:rPr>
          <w:kern w:val="2"/>
          <w:sz w:val="21"/>
          <w:szCs w:val="21"/>
        </w:rPr>
        <w:t>。</w:t>
      </w:r>
    </w:p>
    <w:p w:rsidR="0079474E" w:rsidRDefault="00000000">
      <w:pPr>
        <w:pStyle w:val="11"/>
        <w:ind w:firstLine="420"/>
        <w:rPr>
          <w:kern w:val="2"/>
          <w:sz w:val="21"/>
          <w:szCs w:val="21"/>
        </w:rPr>
      </w:pPr>
      <w:r>
        <w:rPr>
          <w:kern w:val="2"/>
          <w:sz w:val="21"/>
          <w:szCs w:val="21"/>
        </w:rPr>
        <w:t>首先，将原始日志数据建模为溯源图，并利用对应的异常检测模型对系统日志和网络日志分别做异常检测，得到一系列告警节点。然后，通过日志的时间</w:t>
      </w:r>
      <w:proofErr w:type="gramStart"/>
      <w:r>
        <w:rPr>
          <w:kern w:val="2"/>
          <w:sz w:val="21"/>
          <w:szCs w:val="21"/>
        </w:rPr>
        <w:t>戳信息</w:t>
      </w:r>
      <w:proofErr w:type="gramEnd"/>
      <w:r>
        <w:rPr>
          <w:kern w:val="2"/>
          <w:sz w:val="21"/>
          <w:szCs w:val="21"/>
        </w:rPr>
        <w:t>关联两种日志的告警节点，得到一个包含两种日志的告警节点信息的溯源图；最后，将攻击路径重构建模为斯</w:t>
      </w:r>
      <w:proofErr w:type="gramStart"/>
      <w:r>
        <w:rPr>
          <w:kern w:val="2"/>
          <w:sz w:val="21"/>
          <w:szCs w:val="21"/>
        </w:rPr>
        <w:t>坦纳树问题</w:t>
      </w:r>
      <w:proofErr w:type="gramEnd"/>
      <w:r>
        <w:rPr>
          <w:kern w:val="2"/>
          <w:sz w:val="21"/>
          <w:szCs w:val="21"/>
        </w:rPr>
        <w:t>，以告警节点为终端，求解出其在溯源图中的斯</w:t>
      </w:r>
      <w:proofErr w:type="gramStart"/>
      <w:r>
        <w:rPr>
          <w:kern w:val="2"/>
          <w:sz w:val="21"/>
          <w:szCs w:val="21"/>
        </w:rPr>
        <w:t>坦纳树作为</w:t>
      </w:r>
      <w:proofErr w:type="gramEnd"/>
      <w:r>
        <w:rPr>
          <w:kern w:val="2"/>
          <w:sz w:val="21"/>
          <w:szCs w:val="21"/>
        </w:rPr>
        <w:t>攻击路径。</w:t>
      </w:r>
    </w:p>
    <w:p w:rsidR="0079474E" w:rsidRDefault="0079474E">
      <w:pPr>
        <w:pStyle w:val="11"/>
        <w:ind w:firstLine="420"/>
        <w:rPr>
          <w:kern w:val="2"/>
          <w:sz w:val="21"/>
          <w:szCs w:val="21"/>
        </w:rPr>
      </w:pPr>
    </w:p>
    <w:p w:rsidR="0079474E" w:rsidRDefault="00000000">
      <w:pPr>
        <w:pStyle w:val="11"/>
        <w:ind w:firstLineChars="0" w:firstLine="0"/>
        <w:jc w:val="center"/>
        <w:rPr>
          <w:kern w:val="2"/>
          <w:sz w:val="21"/>
          <w:szCs w:val="21"/>
        </w:rPr>
      </w:pPr>
      <w:r>
        <w:rPr>
          <w:noProof/>
        </w:rPr>
        <w:drawing>
          <wp:inline distT="0" distB="0" distL="114300" distR="114300">
            <wp:extent cx="5535930" cy="1026160"/>
            <wp:effectExtent l="0" t="0" r="762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535930" cy="1026160"/>
                    </a:xfrm>
                    <a:prstGeom prst="rect">
                      <a:avLst/>
                    </a:prstGeom>
                    <a:noFill/>
                    <a:ln>
                      <a:noFill/>
                    </a:ln>
                  </pic:spPr>
                </pic:pic>
              </a:graphicData>
            </a:graphic>
          </wp:inline>
        </w:drawing>
      </w:r>
    </w:p>
    <w:p w:rsidR="0079474E" w:rsidRDefault="00000000">
      <w:pPr>
        <w:pStyle w:val="a3"/>
        <w:jc w:val="center"/>
        <w:rPr>
          <w:rFonts w:hint="eastAsia"/>
        </w:rPr>
      </w:pPr>
      <w:bookmarkStart w:id="0" w:name="_Ref206359777"/>
      <w:bookmarkStart w:id="1" w:name="_Ref2063597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bookmarkEnd w:id="1"/>
      <w:r>
        <w:rPr>
          <w:rFonts w:hint="eastAsia"/>
        </w:rPr>
        <w:t>系统设计总示意图</w:t>
      </w:r>
      <w:bookmarkEnd w:id="0"/>
    </w:p>
    <w:p w:rsidR="0079474E" w:rsidRDefault="0079474E">
      <w:pPr>
        <w:pStyle w:val="11"/>
        <w:ind w:firstLine="400"/>
        <w:jc w:val="center"/>
      </w:pPr>
    </w:p>
    <w:p w:rsidR="0079474E" w:rsidRDefault="00000000">
      <w:pPr>
        <w:pStyle w:val="11"/>
        <w:ind w:firstLine="400"/>
      </w:pPr>
      <w:r>
        <w:rPr>
          <w:rFonts w:hint="eastAsia"/>
        </w:rPr>
        <w:t>图</w:t>
      </w:r>
      <w:r>
        <w:rPr>
          <w:rFonts w:hint="eastAsia"/>
        </w:rPr>
        <w:t>1</w:t>
      </w:r>
      <w:r>
        <w:rPr>
          <w:rFonts w:hint="eastAsia"/>
        </w:rPr>
        <w:t>中</w:t>
      </w:r>
      <w:r>
        <w:rPr>
          <w:rFonts w:hint="eastAsia"/>
        </w:rPr>
        <w:t>HOST_LOG</w:t>
      </w:r>
      <w:r>
        <w:rPr>
          <w:rFonts w:hint="eastAsia"/>
        </w:rPr>
        <w:t>和</w:t>
      </w:r>
      <w:r>
        <w:rPr>
          <w:rFonts w:hint="eastAsia"/>
        </w:rPr>
        <w:t>NET_LOG</w:t>
      </w:r>
      <w:r>
        <w:rPr>
          <w:rFonts w:hint="eastAsia"/>
        </w:rPr>
        <w:t>分别表示用于训练与测试的系统日志和网络日志，分别经由</w:t>
      </w:r>
      <w:r>
        <w:rPr>
          <w:rFonts w:hint="eastAsia"/>
        </w:rPr>
        <w:lastRenderedPageBreak/>
        <w:t>host-detect</w:t>
      </w:r>
      <w:r>
        <w:rPr>
          <w:rFonts w:hint="eastAsia"/>
        </w:rPr>
        <w:t>和</w:t>
      </w:r>
      <w:r>
        <w:rPr>
          <w:rFonts w:hint="eastAsia"/>
        </w:rPr>
        <w:t>net-detect</w:t>
      </w:r>
      <w:r>
        <w:rPr>
          <w:rFonts w:hint="eastAsia"/>
        </w:rPr>
        <w:t>模块处理，产出异常日志条目的标记结果</w:t>
      </w:r>
      <w:r>
        <w:rPr>
          <w:rFonts w:hint="eastAsia"/>
        </w:rPr>
        <w:t>HOST_ALARMS</w:t>
      </w:r>
      <w:r>
        <w:rPr>
          <w:rFonts w:hint="eastAsia"/>
        </w:rPr>
        <w:t>和异常网络节点所关联的系统事件列表</w:t>
      </w:r>
      <w:r>
        <w:rPr>
          <w:rFonts w:hint="eastAsia"/>
        </w:rPr>
        <w:t>NET_ALARMS</w:t>
      </w:r>
      <w:r>
        <w:rPr>
          <w:rFonts w:hint="eastAsia"/>
        </w:rPr>
        <w:t>。这两者在</w:t>
      </w:r>
      <w:r>
        <w:rPr>
          <w:rFonts w:hint="eastAsia"/>
        </w:rPr>
        <w:t>investigate</w:t>
      </w:r>
      <w:r>
        <w:rPr>
          <w:rFonts w:hint="eastAsia"/>
        </w:rPr>
        <w:t>环节中进一步处理，最后得到最终的攻击链路标记结果</w:t>
      </w:r>
      <w:r>
        <w:rPr>
          <w:rFonts w:hint="eastAsia"/>
        </w:rPr>
        <w:t>FINAL_ALARMS</w:t>
      </w:r>
      <w:r>
        <w:rPr>
          <w:rFonts w:hint="eastAsia"/>
        </w:rPr>
        <w:t>。</w:t>
      </w:r>
    </w:p>
    <w:p w:rsidR="0079474E" w:rsidRDefault="00000000">
      <w:pPr>
        <w:pStyle w:val="22"/>
        <w:numPr>
          <w:ilvl w:val="1"/>
          <w:numId w:val="1"/>
        </w:numPr>
        <w:spacing w:before="120" w:after="120"/>
      </w:pPr>
      <w:bookmarkStart w:id="2" w:name="_Ref206084615"/>
      <w:r>
        <w:t>系统日志异常检测</w:t>
      </w:r>
      <w:bookmarkEnd w:id="2"/>
    </w:p>
    <w:p w:rsidR="0079474E" w:rsidRDefault="00000000">
      <w:pPr>
        <w:pStyle w:val="11"/>
        <w:ind w:firstLine="420"/>
        <w:rPr>
          <w:kern w:val="2"/>
          <w:sz w:val="21"/>
          <w:szCs w:val="21"/>
        </w:rPr>
      </w:pPr>
      <w:r>
        <w:rPr>
          <w:rFonts w:hint="eastAsia"/>
          <w:kern w:val="2"/>
          <w:sz w:val="21"/>
          <w:szCs w:val="21"/>
        </w:rPr>
        <w:t>我们在</w:t>
      </w:r>
      <w:r>
        <w:rPr>
          <w:rFonts w:hint="eastAsia"/>
          <w:kern w:val="2"/>
          <w:sz w:val="21"/>
          <w:szCs w:val="21"/>
        </w:rPr>
        <w:t>MAGIC</w:t>
      </w:r>
      <w:r>
        <w:rPr>
          <w:kern w:val="2"/>
          <w:sz w:val="21"/>
          <w:szCs w:val="21"/>
        </w:rPr>
        <w:fldChar w:fldCharType="begin"/>
      </w:r>
      <w:r>
        <w:rPr>
          <w:kern w:val="2"/>
          <w:sz w:val="21"/>
          <w:szCs w:val="21"/>
        </w:rPr>
        <w:instrText xml:space="preserve"> </w:instrText>
      </w:r>
      <w:r>
        <w:rPr>
          <w:rFonts w:hint="eastAsia"/>
          <w:kern w:val="2"/>
          <w:sz w:val="21"/>
          <w:szCs w:val="21"/>
        </w:rPr>
        <w:instrText>REF _Ref206083294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[5]</w:t>
      </w:r>
      <w:r>
        <w:rPr>
          <w:kern w:val="2"/>
          <w:sz w:val="21"/>
          <w:szCs w:val="21"/>
        </w:rPr>
        <w:fldChar w:fldCharType="end"/>
      </w:r>
      <w:r>
        <w:rPr>
          <w:rFonts w:hint="eastAsia"/>
          <w:kern w:val="2"/>
          <w:sz w:val="21"/>
          <w:szCs w:val="21"/>
        </w:rPr>
        <w:t>的基础上实现了系统日志的异常检测模型，其主要分为三个步骤，即溯源图构建、图表示学习和异常检测。我们对良性日志和含有异常条目的日志分别构建溯源图，然后在良性日志的溯源图上训练图表示模型，提取出良性溯源图的特征。利用这个模型，在含有异常条目的日志的溯源图中计算节点的异常分数，并进一步找出异常节点。</w:t>
      </w:r>
    </w:p>
    <w:p w:rsidR="0079474E" w:rsidRDefault="0079474E">
      <w:pPr>
        <w:pStyle w:val="11"/>
        <w:ind w:firstLine="420"/>
        <w:rPr>
          <w:kern w:val="2"/>
          <w:sz w:val="21"/>
          <w:szCs w:val="21"/>
        </w:rPr>
      </w:pPr>
    </w:p>
    <w:p w:rsidR="0079474E" w:rsidRDefault="00000000">
      <w:pPr>
        <w:pStyle w:val="11"/>
        <w:ind w:firstLineChars="0" w:firstLine="0"/>
        <w:jc w:val="center"/>
        <w:rPr>
          <w:kern w:val="2"/>
          <w:sz w:val="21"/>
          <w:szCs w:val="21"/>
        </w:rPr>
      </w:pPr>
      <w:r>
        <w:rPr>
          <w:noProof/>
          <w:kern w:val="2"/>
          <w:sz w:val="21"/>
          <w:szCs w:val="21"/>
        </w:rPr>
        <w:drawing>
          <wp:inline distT="0" distB="0" distL="0" distR="0">
            <wp:extent cx="5067935" cy="1555750"/>
            <wp:effectExtent l="0" t="0" r="0" b="6350"/>
            <wp:docPr id="1281456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6950" name="图片 1"/>
                    <pic:cNvPicPr>
                      <a:picLocks noChangeAspect="1"/>
                    </pic:cNvPicPr>
                  </pic:nvPicPr>
                  <pic:blipFill>
                    <a:blip r:embed="rId17"/>
                    <a:stretch>
                      <a:fillRect/>
                    </a:stretch>
                  </pic:blipFill>
                  <pic:spPr>
                    <a:xfrm>
                      <a:off x="0" y="0"/>
                      <a:ext cx="5072970" cy="1557160"/>
                    </a:xfrm>
                    <a:prstGeom prst="rect">
                      <a:avLst/>
                    </a:prstGeom>
                  </pic:spPr>
                </pic:pic>
              </a:graphicData>
            </a:graphic>
          </wp:inline>
        </w:drawing>
      </w:r>
    </w:p>
    <w:p w:rsidR="0079474E" w:rsidRDefault="00000000">
      <w:pPr>
        <w:pStyle w:val="a3"/>
        <w:jc w:val="center"/>
        <w:rPr>
          <w:rFonts w:ascii="黑体" w:hAnsi="黑体" w:hint="eastAsia"/>
          <w:kern w:val="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系统日志异常检测模块示意图</w:t>
      </w:r>
    </w:p>
    <w:p w:rsidR="0079474E" w:rsidRDefault="00000000">
      <w:pPr>
        <w:pStyle w:val="11"/>
        <w:ind w:firstLineChars="0" w:firstLine="0"/>
        <w:rPr>
          <w:rFonts w:ascii="宋体" w:hAnsi="宋体" w:hint="eastAsia"/>
          <w:kern w:val="2"/>
          <w:sz w:val="21"/>
          <w:szCs w:val="21"/>
        </w:rPr>
      </w:pPr>
      <w:r>
        <w:rPr>
          <w:rFonts w:ascii="宋体" w:hAnsi="宋体"/>
          <w:kern w:val="2"/>
          <w:sz w:val="21"/>
          <w:szCs w:val="21"/>
        </w:rPr>
        <w:tab/>
      </w:r>
    </w:p>
    <w:p w:rsidR="0079474E" w:rsidRDefault="00000000">
      <w:pPr>
        <w:pStyle w:val="11"/>
        <w:ind w:firstLine="420"/>
        <w:rPr>
          <w:kern w:val="2"/>
          <w:sz w:val="21"/>
          <w:szCs w:val="21"/>
        </w:rPr>
      </w:pPr>
      <w:r>
        <w:rPr>
          <w:rFonts w:hint="eastAsia"/>
          <w:kern w:val="2"/>
          <w:sz w:val="21"/>
          <w:szCs w:val="21"/>
        </w:rPr>
        <w:t>图</w:t>
      </w:r>
      <w:r>
        <w:rPr>
          <w:rFonts w:hint="eastAsia"/>
          <w:kern w:val="2"/>
          <w:sz w:val="21"/>
          <w:szCs w:val="21"/>
        </w:rPr>
        <w:t>2</w:t>
      </w:r>
      <w:r>
        <w:rPr>
          <w:rFonts w:hint="eastAsia"/>
          <w:kern w:val="2"/>
          <w:sz w:val="21"/>
          <w:szCs w:val="21"/>
        </w:rPr>
        <w:t>中，原始的系统日志数据</w:t>
      </w:r>
      <w:r>
        <w:rPr>
          <w:kern w:val="2"/>
          <w:sz w:val="21"/>
          <w:szCs w:val="21"/>
        </w:rPr>
        <w:t>HOST_LOG</w:t>
      </w:r>
      <w:r>
        <w:rPr>
          <w:rFonts w:hint="eastAsia"/>
          <w:kern w:val="2"/>
          <w:sz w:val="21"/>
          <w:szCs w:val="21"/>
        </w:rPr>
        <w:t>首先经过溯源图构建</w:t>
      </w:r>
      <w:r>
        <w:rPr>
          <w:kern w:val="2"/>
          <w:sz w:val="21"/>
          <w:szCs w:val="21"/>
        </w:rPr>
        <w:t>(</w:t>
      </w:r>
      <w:proofErr w:type="spellStart"/>
      <w:r>
        <w:rPr>
          <w:kern w:val="2"/>
          <w:sz w:val="21"/>
          <w:szCs w:val="21"/>
        </w:rPr>
        <w:t>Graph_construc</w:t>
      </w:r>
      <w:r>
        <w:rPr>
          <w:rFonts w:hint="eastAsia"/>
          <w:kern w:val="2"/>
          <w:sz w:val="21"/>
          <w:szCs w:val="21"/>
        </w:rPr>
        <w:t>t</w:t>
      </w:r>
      <w:proofErr w:type="spellEnd"/>
      <w:r>
        <w:rPr>
          <w:rFonts w:hint="eastAsia"/>
          <w:kern w:val="2"/>
          <w:sz w:val="21"/>
          <w:szCs w:val="21"/>
        </w:rPr>
        <w:t>)</w:t>
      </w:r>
      <w:r>
        <w:rPr>
          <w:rFonts w:hint="eastAsia"/>
          <w:kern w:val="2"/>
          <w:sz w:val="21"/>
          <w:szCs w:val="21"/>
        </w:rPr>
        <w:t>生成溯源图</w:t>
      </w:r>
      <w:r>
        <w:rPr>
          <w:kern w:val="2"/>
          <w:sz w:val="21"/>
          <w:szCs w:val="21"/>
        </w:rPr>
        <w:t>PROV_GRAPH</w:t>
      </w:r>
      <w:r>
        <w:rPr>
          <w:rFonts w:hint="eastAsia"/>
          <w:kern w:val="2"/>
          <w:sz w:val="21"/>
          <w:szCs w:val="21"/>
        </w:rPr>
        <w:t>，随后采用结合图注意力网络的图掩码自编码器</w:t>
      </w:r>
      <w:r>
        <w:rPr>
          <w:rFonts w:hint="eastAsia"/>
          <w:kern w:val="2"/>
          <w:sz w:val="21"/>
          <w:szCs w:val="21"/>
        </w:rPr>
        <w:t>(GMAE+GAT)</w:t>
      </w:r>
      <w:r>
        <w:rPr>
          <w:rFonts w:hint="eastAsia"/>
          <w:kern w:val="2"/>
          <w:sz w:val="21"/>
          <w:szCs w:val="21"/>
        </w:rPr>
        <w:t>对溯源图进行图表示学习，得到每个节点的嵌入表示</w:t>
      </w:r>
      <w:r>
        <w:rPr>
          <w:kern w:val="2"/>
          <w:sz w:val="21"/>
          <w:szCs w:val="21"/>
        </w:rPr>
        <w:t>NODE_FEATURES</w:t>
      </w:r>
      <w:r>
        <w:rPr>
          <w:rFonts w:hint="eastAsia"/>
          <w:kern w:val="2"/>
          <w:sz w:val="21"/>
          <w:szCs w:val="21"/>
        </w:rPr>
        <w:t>，最后在结合了</w:t>
      </w:r>
      <w:r>
        <w:rPr>
          <w:rFonts w:hint="eastAsia"/>
          <w:kern w:val="2"/>
          <w:sz w:val="21"/>
          <w:szCs w:val="21"/>
        </w:rPr>
        <w:t>k-</w:t>
      </w:r>
      <w:r>
        <w:rPr>
          <w:rFonts w:hint="eastAsia"/>
          <w:kern w:val="2"/>
          <w:sz w:val="21"/>
          <w:szCs w:val="21"/>
        </w:rPr>
        <w:t>近邻算法的异常检测模块</w:t>
      </w:r>
      <w:r>
        <w:rPr>
          <w:rFonts w:hint="eastAsia"/>
          <w:kern w:val="2"/>
          <w:sz w:val="21"/>
          <w:szCs w:val="21"/>
        </w:rPr>
        <w:t>(KNN Detection)</w:t>
      </w:r>
      <w:r>
        <w:rPr>
          <w:rFonts w:hint="eastAsia"/>
          <w:kern w:val="2"/>
          <w:sz w:val="21"/>
          <w:szCs w:val="21"/>
        </w:rPr>
        <w:t>中进一步考察得到系统日志告警节点</w:t>
      </w:r>
      <w:r>
        <w:rPr>
          <w:rFonts w:hint="eastAsia"/>
          <w:kern w:val="2"/>
          <w:sz w:val="21"/>
          <w:szCs w:val="21"/>
        </w:rPr>
        <w:t>HOST_ALARMS</w:t>
      </w:r>
      <w:r>
        <w:rPr>
          <w:rFonts w:hint="eastAsia"/>
          <w:kern w:val="2"/>
          <w:sz w:val="21"/>
          <w:szCs w:val="21"/>
        </w:rPr>
        <w:t>。</w:t>
      </w:r>
    </w:p>
    <w:p w:rsidR="0079474E" w:rsidRDefault="00000000">
      <w:pPr>
        <w:pStyle w:val="22"/>
        <w:numPr>
          <w:ilvl w:val="2"/>
          <w:numId w:val="1"/>
        </w:numPr>
        <w:spacing w:before="120" w:after="120"/>
      </w:pPr>
      <w:bookmarkStart w:id="3" w:name="_Ref206085034"/>
      <w:r>
        <w:t>溯源图构建</w:t>
      </w:r>
      <w:bookmarkEnd w:id="3"/>
    </w:p>
    <w:p w:rsidR="0079474E" w:rsidRDefault="00000000">
      <w:pPr>
        <w:pStyle w:val="11"/>
        <w:ind w:firstLine="420"/>
        <w:rPr>
          <w:kern w:val="2"/>
          <w:sz w:val="21"/>
          <w:szCs w:val="21"/>
        </w:rPr>
      </w:pPr>
      <w:r>
        <w:rPr>
          <w:kern w:val="2"/>
          <w:sz w:val="21"/>
          <w:szCs w:val="21"/>
        </w:rPr>
        <w:t>首先，</w:t>
      </w:r>
      <w:r>
        <w:rPr>
          <w:rFonts w:hint="eastAsia"/>
          <w:kern w:val="2"/>
          <w:sz w:val="21"/>
          <w:szCs w:val="21"/>
        </w:rPr>
        <w:t>我们解析原始日志，从中提取出事件的主体、客体以及主客体之间的交互，由此构建出最初的溯源图，其中系统实体作为节点、系统交互作为边。在此基础上，我们根据日志提供的关于系统实体和系统交互的类别信息，通过独热编码</w:t>
      </w:r>
      <w:r>
        <w:rPr>
          <w:rFonts w:hint="eastAsia"/>
          <w:kern w:val="2"/>
          <w:sz w:val="21"/>
          <w:szCs w:val="21"/>
        </w:rPr>
        <w:t>(One-Hot Encoding)</w:t>
      </w:r>
      <w:r>
        <w:rPr>
          <w:rFonts w:hint="eastAsia"/>
          <w:kern w:val="2"/>
          <w:sz w:val="21"/>
          <w:szCs w:val="21"/>
        </w:rPr>
        <w:t>将类别嵌入为一个固定维数的向量，并将其作为权值赋给溯源图中的节点和</w:t>
      </w:r>
      <w:proofErr w:type="gramStart"/>
      <w:r>
        <w:rPr>
          <w:rFonts w:hint="eastAsia"/>
          <w:kern w:val="2"/>
          <w:sz w:val="21"/>
          <w:szCs w:val="21"/>
        </w:rPr>
        <w:t>边</w:t>
      </w:r>
      <w:proofErr w:type="gramEnd"/>
      <w:r>
        <w:rPr>
          <w:rFonts w:hint="eastAsia"/>
          <w:kern w:val="2"/>
          <w:sz w:val="21"/>
          <w:szCs w:val="21"/>
        </w:rPr>
        <w:t>。现在我们从原始日志中得到了一个带点权和边权的有向多重溯源图，其</w:t>
      </w:r>
      <w:proofErr w:type="gramStart"/>
      <w:r>
        <w:rPr>
          <w:rFonts w:hint="eastAsia"/>
          <w:kern w:val="2"/>
          <w:sz w:val="21"/>
          <w:szCs w:val="21"/>
        </w:rPr>
        <w:t>中点权</w:t>
      </w:r>
      <w:proofErr w:type="gramEnd"/>
      <w:r>
        <w:rPr>
          <w:rFonts w:hint="eastAsia"/>
          <w:kern w:val="2"/>
          <w:sz w:val="21"/>
          <w:szCs w:val="21"/>
        </w:rPr>
        <w:t>和边权分别为节点和</w:t>
      </w:r>
      <w:proofErr w:type="gramStart"/>
      <w:r>
        <w:rPr>
          <w:rFonts w:hint="eastAsia"/>
          <w:kern w:val="2"/>
          <w:sz w:val="21"/>
          <w:szCs w:val="21"/>
        </w:rPr>
        <w:t>边</w:t>
      </w:r>
      <w:proofErr w:type="gramEnd"/>
      <w:r>
        <w:rPr>
          <w:rFonts w:hint="eastAsia"/>
          <w:kern w:val="2"/>
          <w:sz w:val="21"/>
          <w:szCs w:val="21"/>
        </w:rPr>
        <w:t>对应的类别信息的编码向量。</w:t>
      </w:r>
    </w:p>
    <w:p w:rsidR="0079474E" w:rsidRDefault="00000000">
      <w:pPr>
        <w:pStyle w:val="11"/>
        <w:ind w:firstLine="420"/>
        <w:rPr>
          <w:kern w:val="2"/>
          <w:sz w:val="21"/>
          <w:szCs w:val="21"/>
        </w:rPr>
      </w:pPr>
      <w:r>
        <w:rPr>
          <w:rFonts w:hint="eastAsia"/>
          <w:kern w:val="2"/>
          <w:sz w:val="21"/>
          <w:szCs w:val="21"/>
        </w:rPr>
        <w:t>为了得到图表示模型的期望输入，我们需要将有多重边的溯源图简化为一个简单图，即：对起点和终点均相同的多条边进行合并。合并分为两步进行：第一步，对边</w:t>
      </w:r>
      <w:proofErr w:type="gramStart"/>
      <w:r>
        <w:rPr>
          <w:rFonts w:hint="eastAsia"/>
          <w:kern w:val="2"/>
          <w:sz w:val="21"/>
          <w:szCs w:val="21"/>
        </w:rPr>
        <w:t>权相同</w:t>
      </w:r>
      <w:proofErr w:type="gramEnd"/>
      <w:r>
        <w:rPr>
          <w:rFonts w:hint="eastAsia"/>
          <w:kern w:val="2"/>
          <w:sz w:val="21"/>
          <w:szCs w:val="21"/>
        </w:rPr>
        <w:t>的各边只保留一条；第二步，对剩下的边的边权取平均值，得到最终的边权。</w:t>
      </w:r>
    </w:p>
    <w:p w:rsidR="0079474E" w:rsidRDefault="00000000">
      <w:pPr>
        <w:pStyle w:val="22"/>
        <w:numPr>
          <w:ilvl w:val="2"/>
          <w:numId w:val="1"/>
        </w:numPr>
        <w:spacing w:before="120" w:after="120"/>
      </w:pPr>
      <w:r>
        <w:rPr>
          <w:rFonts w:hint="eastAsia"/>
        </w:rPr>
        <w:t>图表示学习</w:t>
      </w:r>
    </w:p>
    <w:p w:rsidR="0079474E" w:rsidRDefault="00000000">
      <w:pPr>
        <w:pStyle w:val="11"/>
        <w:ind w:firstLine="420"/>
        <w:rPr>
          <w:kern w:val="2"/>
          <w:sz w:val="21"/>
          <w:szCs w:val="21"/>
        </w:rPr>
      </w:pPr>
      <w:r>
        <w:rPr>
          <w:rFonts w:hint="eastAsia"/>
          <w:kern w:val="2"/>
          <w:sz w:val="21"/>
          <w:szCs w:val="21"/>
        </w:rPr>
        <w:t>在这一步骤中，我们采用</w:t>
      </w:r>
      <w:r>
        <w:rPr>
          <w:rFonts w:hint="eastAsia"/>
          <w:kern w:val="2"/>
          <w:sz w:val="21"/>
          <w:szCs w:val="21"/>
        </w:rPr>
        <w:t>MAGIC</w:t>
      </w:r>
      <w:r>
        <w:rPr>
          <w:rFonts w:hint="eastAsia"/>
          <w:kern w:val="2"/>
          <w:sz w:val="21"/>
          <w:szCs w:val="21"/>
        </w:rPr>
        <w:t>框架的图掩码自编码器</w:t>
      </w:r>
      <w:r>
        <w:rPr>
          <w:rFonts w:hint="eastAsia"/>
          <w:kern w:val="2"/>
          <w:sz w:val="21"/>
          <w:szCs w:val="21"/>
        </w:rPr>
        <w:t>(Graph Masked Auto-Encoder, GMAE)</w:t>
      </w:r>
      <w:r>
        <w:rPr>
          <w:kern w:val="2"/>
          <w:sz w:val="21"/>
          <w:szCs w:val="21"/>
        </w:rPr>
        <w:fldChar w:fldCharType="begin"/>
      </w:r>
      <w:r>
        <w:rPr>
          <w:kern w:val="2"/>
          <w:sz w:val="21"/>
          <w:szCs w:val="21"/>
        </w:rPr>
        <w:instrText xml:space="preserve"> </w:instrText>
      </w:r>
      <w:r>
        <w:rPr>
          <w:rFonts w:hint="eastAsia"/>
          <w:kern w:val="2"/>
          <w:sz w:val="21"/>
          <w:szCs w:val="21"/>
        </w:rPr>
        <w:instrText>REF _Ref206084937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[15]</w:t>
      </w:r>
      <w:r>
        <w:rPr>
          <w:kern w:val="2"/>
          <w:sz w:val="21"/>
          <w:szCs w:val="21"/>
        </w:rPr>
        <w:fldChar w:fldCharType="end"/>
      </w:r>
      <w:r>
        <w:rPr>
          <w:rFonts w:hint="eastAsia"/>
          <w:kern w:val="2"/>
          <w:sz w:val="21"/>
          <w:szCs w:val="21"/>
        </w:rPr>
        <w:t>来进行溯源图的图表示学习。该方法基于传统的通过节点掩码与重建的训练机制来学习图表示的</w:t>
      </w:r>
      <w:r>
        <w:rPr>
          <w:rFonts w:hint="eastAsia"/>
          <w:kern w:val="2"/>
          <w:sz w:val="21"/>
          <w:szCs w:val="21"/>
        </w:rPr>
        <w:t>GMAE</w:t>
      </w:r>
      <w:r>
        <w:rPr>
          <w:rFonts w:hint="eastAsia"/>
          <w:kern w:val="2"/>
          <w:sz w:val="21"/>
          <w:szCs w:val="21"/>
        </w:rPr>
        <w:t>，引入图注意力网络</w:t>
      </w:r>
      <w:r>
        <w:rPr>
          <w:rFonts w:hint="eastAsia"/>
          <w:kern w:val="2"/>
          <w:sz w:val="21"/>
          <w:szCs w:val="21"/>
        </w:rPr>
        <w:t>(Graph Attention Network, GAT)</w:t>
      </w:r>
      <w:r>
        <w:rPr>
          <w:kern w:val="2"/>
          <w:sz w:val="21"/>
          <w:szCs w:val="21"/>
        </w:rPr>
        <w:fldChar w:fldCharType="begin"/>
      </w:r>
      <w:r>
        <w:rPr>
          <w:kern w:val="2"/>
          <w:sz w:val="21"/>
          <w:szCs w:val="21"/>
        </w:rPr>
        <w:instrText xml:space="preserve"> </w:instrText>
      </w:r>
      <w:r>
        <w:rPr>
          <w:rFonts w:hint="eastAsia"/>
          <w:kern w:val="2"/>
          <w:sz w:val="21"/>
          <w:szCs w:val="21"/>
        </w:rPr>
        <w:instrText>REF _Ref206085021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[16]</w:t>
      </w:r>
      <w:r>
        <w:rPr>
          <w:kern w:val="2"/>
          <w:sz w:val="21"/>
          <w:szCs w:val="21"/>
        </w:rPr>
        <w:fldChar w:fldCharType="end"/>
      </w:r>
      <w:r>
        <w:rPr>
          <w:rFonts w:hint="eastAsia"/>
          <w:kern w:val="2"/>
          <w:sz w:val="21"/>
          <w:szCs w:val="21"/>
        </w:rPr>
        <w:t>来刻画溯源图中节点的邻接、多跳关系。</w:t>
      </w:r>
    </w:p>
    <w:p w:rsidR="0079474E" w:rsidRDefault="00000000">
      <w:pPr>
        <w:pStyle w:val="11"/>
        <w:ind w:firstLine="420"/>
        <w:rPr>
          <w:kern w:val="2"/>
          <w:sz w:val="21"/>
          <w:szCs w:val="21"/>
        </w:rPr>
      </w:pPr>
      <w:r>
        <w:rPr>
          <w:rFonts w:hint="eastAsia"/>
          <w:kern w:val="2"/>
          <w:sz w:val="21"/>
          <w:szCs w:val="21"/>
        </w:rPr>
        <w:t>GMAE</w:t>
      </w:r>
      <w:r>
        <w:rPr>
          <w:rFonts w:hint="eastAsia"/>
          <w:kern w:val="2"/>
          <w:sz w:val="21"/>
          <w:szCs w:val="21"/>
        </w:rPr>
        <w:t>在良性溯源图上训练，得到一个图编码器。将</w:t>
      </w:r>
      <w:r>
        <w:rPr>
          <w:kern w:val="2"/>
          <w:sz w:val="21"/>
          <w:szCs w:val="21"/>
        </w:rPr>
        <w:fldChar w:fldCharType="begin"/>
      </w:r>
      <w:r>
        <w:rPr>
          <w:kern w:val="2"/>
          <w:sz w:val="21"/>
          <w:szCs w:val="21"/>
        </w:rPr>
        <w:instrText xml:space="preserve"> </w:instrText>
      </w:r>
      <w:r>
        <w:rPr>
          <w:rFonts w:hint="eastAsia"/>
          <w:kern w:val="2"/>
          <w:sz w:val="21"/>
          <w:szCs w:val="21"/>
        </w:rPr>
        <w:instrText>REF _Ref206085034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2.2.1</w:t>
      </w:r>
      <w:r>
        <w:rPr>
          <w:kern w:val="2"/>
          <w:sz w:val="21"/>
          <w:szCs w:val="21"/>
        </w:rPr>
        <w:fldChar w:fldCharType="end"/>
      </w:r>
      <w:r>
        <w:rPr>
          <w:rFonts w:hint="eastAsia"/>
          <w:kern w:val="2"/>
          <w:sz w:val="21"/>
          <w:szCs w:val="21"/>
        </w:rPr>
        <w:t>中处理好的溯源图作为输入，训练</w:t>
      </w:r>
      <w:proofErr w:type="gramStart"/>
      <w:r>
        <w:rPr>
          <w:rFonts w:hint="eastAsia"/>
          <w:kern w:val="2"/>
          <w:sz w:val="21"/>
          <w:szCs w:val="21"/>
        </w:rPr>
        <w:t>好的图</w:t>
      </w:r>
      <w:proofErr w:type="gramEnd"/>
      <w:r>
        <w:rPr>
          <w:rFonts w:hint="eastAsia"/>
          <w:kern w:val="2"/>
          <w:sz w:val="21"/>
          <w:szCs w:val="21"/>
        </w:rPr>
        <w:t>编码器可以根据每个节点的点权、邻接和多</w:t>
      </w:r>
      <w:proofErr w:type="gramStart"/>
      <w:r>
        <w:rPr>
          <w:rFonts w:hint="eastAsia"/>
          <w:kern w:val="2"/>
          <w:sz w:val="21"/>
          <w:szCs w:val="21"/>
        </w:rPr>
        <w:t>跳关系及其边权</w:t>
      </w:r>
      <w:proofErr w:type="gramEnd"/>
      <w:r>
        <w:rPr>
          <w:rFonts w:hint="eastAsia"/>
          <w:kern w:val="2"/>
          <w:sz w:val="21"/>
          <w:szCs w:val="21"/>
        </w:rPr>
        <w:t>得到该节点的嵌入表示。</w:t>
      </w:r>
    </w:p>
    <w:p w:rsidR="0079474E" w:rsidRDefault="00000000">
      <w:pPr>
        <w:pStyle w:val="22"/>
        <w:numPr>
          <w:ilvl w:val="2"/>
          <w:numId w:val="1"/>
        </w:numPr>
        <w:spacing w:before="120" w:after="120"/>
      </w:pPr>
      <w:r>
        <w:rPr>
          <w:rFonts w:hint="eastAsia"/>
        </w:rPr>
        <w:t>异常检测</w:t>
      </w:r>
    </w:p>
    <w:p w:rsidR="0079474E" w:rsidRDefault="00000000">
      <w:pPr>
        <w:pStyle w:val="11"/>
        <w:ind w:firstLine="420"/>
        <w:rPr>
          <w:kern w:val="2"/>
          <w:sz w:val="21"/>
          <w:szCs w:val="21"/>
        </w:rPr>
      </w:pPr>
      <w:r>
        <w:rPr>
          <w:rFonts w:hint="eastAsia"/>
          <w:kern w:val="2"/>
          <w:sz w:val="21"/>
          <w:szCs w:val="21"/>
        </w:rPr>
        <w:t>基于图表示模型得到的溯源图中每个节点的嵌入表示，我们需要对节点对应的系统实体做异常检测，即：判断系统实体的行为属于良性或恶行。良性行为和恶性行为在溯源图中对应的节点和</w:t>
      </w:r>
      <w:proofErr w:type="gramStart"/>
      <w:r>
        <w:rPr>
          <w:rFonts w:hint="eastAsia"/>
          <w:kern w:val="2"/>
          <w:sz w:val="21"/>
          <w:szCs w:val="21"/>
        </w:rPr>
        <w:t>边</w:t>
      </w:r>
      <w:proofErr w:type="gramEnd"/>
      <w:r>
        <w:rPr>
          <w:rFonts w:hint="eastAsia"/>
          <w:kern w:val="2"/>
          <w:sz w:val="21"/>
          <w:szCs w:val="21"/>
        </w:rPr>
        <w:t>具有不同的特征，这些不同的特征经过图表示模型得到的嵌入会形成不同的聚类，因</w:t>
      </w:r>
      <w:r>
        <w:rPr>
          <w:rFonts w:hint="eastAsia"/>
          <w:kern w:val="2"/>
          <w:sz w:val="21"/>
          <w:szCs w:val="21"/>
        </w:rPr>
        <w:lastRenderedPageBreak/>
        <w:t>此，在已有良性溯源图的图表示模型的基础上，我们只需要对节点的嵌入表示进行离群点分析，找到所谓的离群点，便能确定异常节点。</w:t>
      </w:r>
    </w:p>
    <w:p w:rsidR="0079474E" w:rsidRDefault="00000000">
      <w:pPr>
        <w:pStyle w:val="11"/>
        <w:ind w:firstLine="420"/>
        <w:rPr>
          <w:kern w:val="2"/>
          <w:sz w:val="21"/>
          <w:szCs w:val="21"/>
        </w:rPr>
      </w:pPr>
      <w:r>
        <w:rPr>
          <w:kern w:val="2"/>
          <w:sz w:val="21"/>
          <w:szCs w:val="21"/>
        </w:rPr>
        <w:tab/>
      </w:r>
      <w:r>
        <w:rPr>
          <w:rFonts w:hint="eastAsia"/>
          <w:kern w:val="2"/>
          <w:sz w:val="21"/>
          <w:szCs w:val="21"/>
        </w:rPr>
        <w:t>首先，我们将良性溯源图的节点</w:t>
      </w:r>
      <w:proofErr w:type="gramStart"/>
      <w:r>
        <w:rPr>
          <w:rFonts w:hint="eastAsia"/>
          <w:kern w:val="2"/>
          <w:sz w:val="21"/>
          <w:szCs w:val="21"/>
        </w:rPr>
        <w:t>嵌入值组织</w:t>
      </w:r>
      <w:proofErr w:type="gramEnd"/>
      <w:r>
        <w:rPr>
          <w:rFonts w:hint="eastAsia"/>
          <w:kern w:val="2"/>
          <w:sz w:val="21"/>
          <w:szCs w:val="21"/>
        </w:rPr>
        <w:t>成一颗</w:t>
      </w:r>
      <w:r>
        <w:rPr>
          <w:rFonts w:hint="eastAsia"/>
          <w:kern w:val="2"/>
          <w:sz w:val="21"/>
          <w:szCs w:val="21"/>
        </w:rPr>
        <w:t>k-d</w:t>
      </w:r>
      <w:r>
        <w:rPr>
          <w:rFonts w:hint="eastAsia"/>
          <w:kern w:val="2"/>
          <w:sz w:val="21"/>
          <w:szCs w:val="21"/>
        </w:rPr>
        <w:t>树</w:t>
      </w:r>
      <w:r>
        <w:rPr>
          <w:kern w:val="2"/>
          <w:sz w:val="21"/>
          <w:szCs w:val="21"/>
        </w:rPr>
        <w:fldChar w:fldCharType="begin"/>
      </w:r>
      <w:r>
        <w:rPr>
          <w:kern w:val="2"/>
          <w:sz w:val="21"/>
          <w:szCs w:val="21"/>
        </w:rPr>
        <w:instrText xml:space="preserve"> </w:instrText>
      </w:r>
      <w:r>
        <w:rPr>
          <w:rFonts w:hint="eastAsia"/>
          <w:kern w:val="2"/>
          <w:sz w:val="21"/>
          <w:szCs w:val="21"/>
        </w:rPr>
        <w:instrText>REF _Ref206085187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[17]</w:t>
      </w:r>
      <w:r>
        <w:rPr>
          <w:kern w:val="2"/>
          <w:sz w:val="21"/>
          <w:szCs w:val="21"/>
        </w:rPr>
        <w:fldChar w:fldCharType="end"/>
      </w:r>
      <w:r>
        <w:rPr>
          <w:rFonts w:hint="eastAsia"/>
          <w:kern w:val="2"/>
          <w:sz w:val="21"/>
          <w:szCs w:val="21"/>
        </w:rPr>
        <w:t>。对于训练集的良性节点，在</w:t>
      </w:r>
      <w:r>
        <w:rPr>
          <w:rFonts w:hint="eastAsia"/>
          <w:kern w:val="2"/>
          <w:sz w:val="21"/>
          <w:szCs w:val="21"/>
        </w:rPr>
        <w:t>k-d</w:t>
      </w:r>
      <w:r>
        <w:rPr>
          <w:rFonts w:hint="eastAsia"/>
          <w:kern w:val="2"/>
          <w:sz w:val="21"/>
          <w:szCs w:val="21"/>
        </w:rPr>
        <w:t>树中进行</w:t>
      </w:r>
      <w:r>
        <w:rPr>
          <w:rFonts w:hint="eastAsia"/>
          <w:kern w:val="2"/>
          <w:sz w:val="21"/>
          <w:szCs w:val="21"/>
        </w:rPr>
        <w:t>k-</w:t>
      </w:r>
      <w:r>
        <w:rPr>
          <w:rFonts w:hint="eastAsia"/>
          <w:kern w:val="2"/>
          <w:sz w:val="21"/>
          <w:szCs w:val="21"/>
        </w:rPr>
        <w:t>邻近搜索，即找到距离节点</w:t>
      </w:r>
      <w:proofErr w:type="gramStart"/>
      <w:r>
        <w:rPr>
          <w:rFonts w:hint="eastAsia"/>
          <w:kern w:val="2"/>
          <w:sz w:val="21"/>
          <w:szCs w:val="21"/>
        </w:rPr>
        <w:t>嵌入值最近</w:t>
      </w:r>
      <w:proofErr w:type="gramEnd"/>
      <w:r>
        <w:rPr>
          <w:rFonts w:hint="eastAsia"/>
          <w:kern w:val="2"/>
          <w:sz w:val="21"/>
          <w:szCs w:val="21"/>
        </w:rPr>
        <w:t>的</w:t>
      </w:r>
      <m:oMath>
        <m:r>
          <m:rPr>
            <m:sty m:val="p"/>
          </m:rPr>
          <w:rPr>
            <w:rFonts w:ascii="Cambria Math" w:hAnsi="Cambria Math"/>
            <w:kern w:val="2"/>
            <w:sz w:val="21"/>
            <w:szCs w:val="21"/>
          </w:rPr>
          <m:t xml:space="preserve"> </m:t>
        </m:r>
        <m:r>
          <w:rPr>
            <w:rFonts w:ascii="Cambria Math" w:hAnsi="Cambria Math" w:hint="eastAsia"/>
            <w:kern w:val="2"/>
            <w:sz w:val="21"/>
            <w:szCs w:val="21"/>
          </w:rPr>
          <m:t>k</m:t>
        </m:r>
        <m:r>
          <m:rPr>
            <m:sty m:val="p"/>
          </m:rPr>
          <w:rPr>
            <w:rFonts w:ascii="Cambria Math" w:hAnsi="Cambria Math"/>
            <w:kern w:val="2"/>
            <w:sz w:val="21"/>
            <w:szCs w:val="21"/>
          </w:rPr>
          <m:t xml:space="preserve"> </m:t>
        </m:r>
      </m:oMath>
      <w:proofErr w:type="gramStart"/>
      <w:r>
        <w:rPr>
          <w:rFonts w:hint="eastAsia"/>
          <w:kern w:val="2"/>
          <w:sz w:val="21"/>
          <w:szCs w:val="21"/>
        </w:rPr>
        <w:t>个</w:t>
      </w:r>
      <w:proofErr w:type="gramEnd"/>
      <w:r>
        <w:rPr>
          <w:rFonts w:hint="eastAsia"/>
          <w:kern w:val="2"/>
          <w:sz w:val="21"/>
          <w:szCs w:val="21"/>
        </w:rPr>
        <w:t>邻居，计算其到</w:t>
      </w:r>
      <m:oMath>
        <m:r>
          <m:rPr>
            <m:sty m:val="p"/>
          </m:rPr>
          <w:rPr>
            <w:rFonts w:ascii="Cambria Math" w:hAnsi="Cambria Math"/>
            <w:kern w:val="2"/>
            <w:sz w:val="21"/>
            <w:szCs w:val="21"/>
          </w:rPr>
          <m:t xml:space="preserve"> </m:t>
        </m:r>
        <m:r>
          <w:rPr>
            <w:rFonts w:ascii="Cambria Math" w:hAnsi="Cambria Math" w:hint="eastAsia"/>
            <w:kern w:val="2"/>
            <w:sz w:val="21"/>
            <w:szCs w:val="21"/>
          </w:rPr>
          <m:t>k</m:t>
        </m:r>
        <m:r>
          <m:rPr>
            <m:sty m:val="p"/>
          </m:rPr>
          <w:rPr>
            <w:rFonts w:ascii="Cambria Math" w:hAnsi="Cambria Math"/>
            <w:kern w:val="2"/>
            <w:sz w:val="21"/>
            <w:szCs w:val="21"/>
          </w:rPr>
          <m:t xml:space="preserve"> </m:t>
        </m:r>
      </m:oMath>
      <w:proofErr w:type="gramStart"/>
      <w:r>
        <w:rPr>
          <w:rFonts w:hint="eastAsia"/>
          <w:kern w:val="2"/>
          <w:sz w:val="21"/>
          <w:szCs w:val="21"/>
        </w:rPr>
        <w:t>个</w:t>
      </w:r>
      <w:proofErr w:type="gramEnd"/>
      <w:r>
        <w:rPr>
          <w:rFonts w:hint="eastAsia"/>
          <w:kern w:val="2"/>
          <w:sz w:val="21"/>
          <w:szCs w:val="21"/>
        </w:rPr>
        <w:t>最近邻居的距离，然后将所有良性节点的</w:t>
      </w:r>
      <m:oMath>
        <m:r>
          <m:rPr>
            <m:sty m:val="p"/>
          </m:rPr>
          <w:rPr>
            <w:rFonts w:ascii="Cambria Math" w:hAnsi="Cambria Math"/>
            <w:kern w:val="2"/>
            <w:sz w:val="21"/>
            <w:szCs w:val="21"/>
          </w:rPr>
          <m:t xml:space="preserve"> </m:t>
        </m:r>
        <m:r>
          <w:rPr>
            <w:rFonts w:ascii="Cambria Math" w:hAnsi="Cambria Math" w:hint="eastAsia"/>
            <w:kern w:val="2"/>
            <w:sz w:val="21"/>
            <w:szCs w:val="21"/>
          </w:rPr>
          <m:t>k</m:t>
        </m:r>
        <m:r>
          <m:rPr>
            <m:sty m:val="p"/>
          </m:rPr>
          <w:rPr>
            <w:rFonts w:ascii="Cambria Math" w:hAnsi="Cambria Math"/>
            <w:kern w:val="2"/>
            <w:sz w:val="21"/>
            <w:szCs w:val="21"/>
          </w:rPr>
          <m:t xml:space="preserve"> </m:t>
        </m:r>
      </m:oMath>
      <w:proofErr w:type="gramStart"/>
      <w:r>
        <w:rPr>
          <w:rFonts w:hint="eastAsia"/>
          <w:kern w:val="2"/>
          <w:sz w:val="21"/>
          <w:szCs w:val="21"/>
        </w:rPr>
        <w:t>个</w:t>
      </w:r>
      <w:proofErr w:type="gramEnd"/>
      <w:r>
        <w:rPr>
          <w:rFonts w:hint="eastAsia"/>
          <w:kern w:val="2"/>
          <w:sz w:val="21"/>
          <w:szCs w:val="21"/>
        </w:rPr>
        <w:t>距离取平均值。形式化地，若用</w:t>
      </w:r>
      <m:oMath>
        <m:r>
          <m:rPr>
            <m:sty m:val="p"/>
          </m:rPr>
          <w:rPr>
            <w:rFonts w:ascii="Cambria Math" w:hAnsi="Cambria Math"/>
            <w:kern w:val="2"/>
            <w:sz w:val="21"/>
            <w:szCs w:val="21"/>
          </w:rPr>
          <m:t xml:space="preserve"> </m:t>
        </m:r>
        <m:r>
          <w:rPr>
            <w:rFonts w:ascii="Cambria Math" w:hAnsi="Cambria Math" w:hint="eastAsia"/>
            <w:kern w:val="2"/>
            <w:sz w:val="21"/>
            <w:szCs w:val="21"/>
          </w:rPr>
          <m:t>B</m:t>
        </m:r>
        <m:r>
          <m:rPr>
            <m:sty m:val="p"/>
          </m:rPr>
          <w:rPr>
            <w:rFonts w:ascii="Cambria Math" w:hAnsi="Cambria Math"/>
            <w:kern w:val="2"/>
            <w:sz w:val="21"/>
            <w:szCs w:val="21"/>
          </w:rPr>
          <m:t xml:space="preserve"> </m:t>
        </m:r>
      </m:oMath>
      <w:r>
        <w:rPr>
          <w:rFonts w:hint="eastAsia"/>
          <w:kern w:val="2"/>
          <w:sz w:val="21"/>
          <w:szCs w:val="21"/>
        </w:rPr>
        <w:t>表示良性节点</w:t>
      </w:r>
      <w:proofErr w:type="gramStart"/>
      <w:r>
        <w:rPr>
          <w:rFonts w:hint="eastAsia"/>
          <w:kern w:val="2"/>
          <w:sz w:val="21"/>
          <w:szCs w:val="21"/>
        </w:rPr>
        <w:t>嵌入值</w:t>
      </w:r>
      <w:proofErr w:type="gramEnd"/>
      <w:r>
        <w:rPr>
          <w:rFonts w:hint="eastAsia"/>
          <w:kern w:val="2"/>
          <w:sz w:val="21"/>
          <w:szCs w:val="21"/>
        </w:rPr>
        <w:t>的集合，</w:t>
      </w:r>
      <m:oMath>
        <m:r>
          <m:rPr>
            <m:nor/>
          </m:rPr>
          <w:rPr>
            <w:kern w:val="2"/>
            <w:sz w:val="21"/>
            <w:szCs w:val="21"/>
          </w:rPr>
          <m:t>KNN</m:t>
        </m:r>
        <m:d>
          <m:dPr>
            <m:ctrlPr>
              <w:ins w:id="4" w:author="佳航 吴" w:date="2025-08-15T20:01:00Z">
                <w:rPr>
                  <w:rFonts w:ascii="Cambria Math" w:hAnsi="Cambria Math"/>
                  <w:kern w:val="2"/>
                  <w:sz w:val="21"/>
                  <w:szCs w:val="21"/>
                </w:rPr>
              </w:ins>
            </m:ctrlPr>
          </m:dPr>
          <m:e>
            <m:r>
              <w:rPr>
                <w:rFonts w:ascii="Cambria Math" w:hAnsi="Cambria Math"/>
                <w:kern w:val="2"/>
                <w:sz w:val="21"/>
                <w:szCs w:val="21"/>
              </w:rPr>
              <m:t>x</m:t>
            </m:r>
          </m:e>
        </m:d>
        <m:r>
          <m:rPr>
            <m:sty m:val="p"/>
          </m:rPr>
          <w:rPr>
            <w:rFonts w:ascii="Cambria Math" w:hAnsi="Cambria Math"/>
            <w:kern w:val="2"/>
            <w:sz w:val="21"/>
            <w:szCs w:val="21"/>
          </w:rPr>
          <m:t xml:space="preserve"> </m:t>
        </m:r>
      </m:oMath>
      <w:r>
        <w:rPr>
          <w:rFonts w:hint="eastAsia"/>
          <w:kern w:val="2"/>
          <w:sz w:val="21"/>
          <w:szCs w:val="21"/>
        </w:rPr>
        <w:t>表示</w:t>
      </w:r>
      <w:proofErr w:type="gramStart"/>
      <w:r>
        <w:rPr>
          <w:rFonts w:hint="eastAsia"/>
          <w:kern w:val="2"/>
          <w:sz w:val="21"/>
          <w:szCs w:val="21"/>
        </w:rPr>
        <w:t>嵌入值</w:t>
      </w:r>
      <w:proofErr w:type="gramEnd"/>
      <m:oMath>
        <m:r>
          <m:rPr>
            <m:sty m:val="p"/>
          </m:rPr>
          <w:rPr>
            <w:rFonts w:ascii="Cambria Math" w:hAnsi="Cambria Math"/>
            <w:kern w:val="2"/>
            <w:sz w:val="21"/>
            <w:szCs w:val="21"/>
          </w:rPr>
          <m:t xml:space="preserve"> </m:t>
        </m:r>
        <m:r>
          <w:rPr>
            <w:rFonts w:ascii="Cambria Math" w:hAnsi="Cambria Math" w:hint="eastAsia"/>
            <w:kern w:val="2"/>
            <w:sz w:val="21"/>
            <w:szCs w:val="21"/>
          </w:rPr>
          <m:t>x</m:t>
        </m:r>
        <m:r>
          <m:rPr>
            <m:sty m:val="p"/>
          </m:rPr>
          <w:rPr>
            <w:rFonts w:ascii="Cambria Math" w:hAnsi="Cambria Math"/>
            <w:kern w:val="2"/>
            <w:sz w:val="21"/>
            <w:szCs w:val="21"/>
          </w:rPr>
          <m:t xml:space="preserve"> </m:t>
        </m:r>
      </m:oMath>
      <w:r>
        <w:rPr>
          <w:rFonts w:hint="eastAsia"/>
          <w:kern w:val="2"/>
          <w:sz w:val="21"/>
          <w:szCs w:val="21"/>
        </w:rPr>
        <w:t>的</w:t>
      </w:r>
      <m:oMath>
        <m:r>
          <m:rPr>
            <m:sty m:val="p"/>
          </m:rPr>
          <w:rPr>
            <w:rFonts w:ascii="Cambria Math" w:hAnsi="Cambria Math"/>
            <w:kern w:val="2"/>
            <w:sz w:val="21"/>
            <w:szCs w:val="21"/>
          </w:rPr>
          <m:t xml:space="preserve"> </m:t>
        </m:r>
        <m:r>
          <w:rPr>
            <w:rFonts w:ascii="Cambria Math" w:hAnsi="Cambria Math" w:hint="eastAsia"/>
            <w:kern w:val="2"/>
            <w:sz w:val="21"/>
            <w:szCs w:val="21"/>
          </w:rPr>
          <m:t>k</m:t>
        </m:r>
        <m:r>
          <m:rPr>
            <m:sty m:val="p"/>
          </m:rPr>
          <w:rPr>
            <w:rFonts w:ascii="Cambria Math" w:hAnsi="Cambria Math"/>
            <w:kern w:val="2"/>
            <w:sz w:val="21"/>
            <w:szCs w:val="21"/>
          </w:rPr>
          <m:t xml:space="preserve"> </m:t>
        </m:r>
      </m:oMath>
      <w:proofErr w:type="gramStart"/>
      <w:r>
        <w:rPr>
          <w:rFonts w:hint="eastAsia"/>
          <w:kern w:val="2"/>
          <w:sz w:val="21"/>
          <w:szCs w:val="21"/>
        </w:rPr>
        <w:t>个</w:t>
      </w:r>
      <w:proofErr w:type="gramEnd"/>
      <w:r>
        <w:rPr>
          <w:rFonts w:hint="eastAsia"/>
          <w:kern w:val="2"/>
          <w:sz w:val="21"/>
          <w:szCs w:val="21"/>
        </w:rPr>
        <w:t>邻居的集合，那么有</w:t>
      </w:r>
    </w:p>
    <w:p w:rsidR="0079474E" w:rsidRDefault="00000000">
      <w:pPr>
        <w:pStyle w:val="11"/>
        <w:ind w:firstLine="420"/>
        <w:rPr>
          <w:kern w:val="2"/>
          <w:sz w:val="21"/>
          <w:szCs w:val="21"/>
          <w:lang w:val="de-DE"/>
        </w:rPr>
      </w:pPr>
      <m:oMathPara>
        <m:oMath>
          <m:acc>
            <m:accPr>
              <m:chr m:val="̅"/>
              <m:ctrlPr>
                <w:ins w:id="5" w:author="佳航 吴" w:date="2025-08-15T20:01:00Z">
                  <w:rPr>
                    <w:rFonts w:ascii="Cambria Math" w:hAnsi="Cambria Math"/>
                    <w:kern w:val="2"/>
                    <w:sz w:val="21"/>
                    <w:szCs w:val="21"/>
                  </w:rPr>
                </w:ins>
              </m:ctrlPr>
            </m:accPr>
            <m:e>
              <m:r>
                <w:rPr>
                  <w:rFonts w:ascii="Cambria Math" w:hAnsi="Cambria Math"/>
                  <w:kern w:val="2"/>
                  <w:sz w:val="21"/>
                  <w:szCs w:val="21"/>
                </w:rPr>
                <m:t>dist</m:t>
              </m:r>
            </m:e>
          </m:acc>
          <m:r>
            <m:rPr>
              <m:sty m:val="p"/>
            </m:rPr>
            <w:rPr>
              <w:rFonts w:ascii="Cambria Math" w:hAnsi="Cambria Math"/>
              <w:kern w:val="2"/>
              <w:sz w:val="21"/>
              <w:szCs w:val="21"/>
              <w:lang w:val="de-DE"/>
            </w:rPr>
            <m:t>=</m:t>
          </m:r>
          <m:f>
            <m:fPr>
              <m:ctrlPr>
                <w:ins w:id="6" w:author="佳航 吴" w:date="2025-08-15T20:01:00Z">
                  <w:rPr>
                    <w:rFonts w:ascii="Cambria Math" w:hAnsi="Cambria Math"/>
                    <w:kern w:val="2"/>
                    <w:sz w:val="21"/>
                    <w:szCs w:val="21"/>
                  </w:rPr>
                </w:ins>
              </m:ctrlPr>
            </m:fPr>
            <m:num>
              <m:r>
                <m:rPr>
                  <m:sty m:val="p"/>
                </m:rPr>
                <w:rPr>
                  <w:rFonts w:ascii="Cambria Math" w:hAnsi="Cambria Math"/>
                  <w:kern w:val="2"/>
                  <w:sz w:val="21"/>
                  <w:szCs w:val="21"/>
                  <w:lang w:val="de-DE"/>
                </w:rPr>
                <m:t>1</m:t>
              </m:r>
            </m:num>
            <m:den>
              <m:r>
                <w:rPr>
                  <w:rFonts w:ascii="Cambria Math" w:hAnsi="Cambria Math"/>
                  <w:kern w:val="2"/>
                  <w:sz w:val="21"/>
                  <w:szCs w:val="21"/>
                </w:rPr>
                <m:t>k</m:t>
              </m:r>
              <m:r>
                <m:rPr>
                  <m:sty m:val="p"/>
                </m:rPr>
                <w:rPr>
                  <w:rFonts w:ascii="Cambria Math" w:hAnsi="Cambria Math"/>
                  <w:kern w:val="2"/>
                  <w:sz w:val="21"/>
                  <w:szCs w:val="21"/>
                  <w:lang w:val="de-DE"/>
                </w:rPr>
                <m:t>⋅</m:t>
              </m:r>
              <m:d>
                <m:dPr>
                  <m:begChr m:val="|"/>
                  <m:endChr m:val="|"/>
                  <m:ctrlPr>
                    <w:ins w:id="7" w:author="佳航 吴" w:date="2025-08-15T20:01:00Z">
                      <w:rPr>
                        <w:rFonts w:ascii="Cambria Math" w:hAnsi="Cambria Math"/>
                        <w:kern w:val="2"/>
                        <w:sz w:val="21"/>
                        <w:szCs w:val="21"/>
                      </w:rPr>
                    </w:ins>
                  </m:ctrlPr>
                </m:dPr>
                <m:e>
                  <m:r>
                    <w:rPr>
                      <w:rFonts w:ascii="Cambria Math" w:hAnsi="Cambria Math"/>
                      <w:kern w:val="2"/>
                      <w:sz w:val="21"/>
                      <w:szCs w:val="21"/>
                    </w:rPr>
                    <m:t>B</m:t>
                  </m:r>
                </m:e>
              </m:d>
            </m:den>
          </m:f>
          <m:nary>
            <m:naryPr>
              <m:chr m:val="∑"/>
              <m:supHide m:val="1"/>
              <m:ctrlPr>
                <w:ins w:id="8" w:author="佳航 吴" w:date="2025-08-15T20:01:00Z">
                  <w:rPr>
                    <w:rFonts w:ascii="Cambria Math" w:hAnsi="Cambria Math"/>
                    <w:kern w:val="2"/>
                    <w:sz w:val="21"/>
                    <w:szCs w:val="21"/>
                  </w:rPr>
                </w:ins>
              </m:ctrlPr>
            </m:naryPr>
            <m:sub>
              <m:r>
                <w:rPr>
                  <w:rFonts w:ascii="Cambria Math" w:hAnsi="Cambria Math"/>
                  <w:kern w:val="2"/>
                  <w:sz w:val="21"/>
                  <w:szCs w:val="21"/>
                </w:rPr>
                <m:t>x</m:t>
              </m:r>
              <m:r>
                <m:rPr>
                  <m:sty m:val="p"/>
                </m:rPr>
                <w:rPr>
                  <w:rFonts w:ascii="Cambria Math" w:hAnsi="Cambria Math" w:hint="eastAsia"/>
                  <w:kern w:val="2"/>
                  <w:sz w:val="21"/>
                  <w:szCs w:val="21"/>
                  <w:lang w:val="de-DE"/>
                </w:rPr>
                <m:t>∈</m:t>
              </m:r>
              <m:r>
                <w:rPr>
                  <w:rFonts w:ascii="Cambria Math" w:hAnsi="Cambria Math"/>
                  <w:kern w:val="2"/>
                  <w:sz w:val="21"/>
                  <w:szCs w:val="21"/>
                </w:rPr>
                <m:t>B</m:t>
              </m:r>
            </m:sub>
            <m:sup/>
            <m:e>
              <m:nary>
                <m:naryPr>
                  <m:chr m:val="∑"/>
                  <m:supHide m:val="1"/>
                  <m:ctrlPr>
                    <w:ins w:id="9" w:author="佳航 吴" w:date="2025-08-15T20:01:00Z">
                      <w:rPr>
                        <w:rFonts w:ascii="Cambria Math" w:hAnsi="Cambria Math"/>
                        <w:kern w:val="2"/>
                        <w:sz w:val="21"/>
                        <w:szCs w:val="21"/>
                      </w:rPr>
                    </w:ins>
                  </m:ctrlPr>
                </m:naryPr>
                <m:sub>
                  <m:r>
                    <w:rPr>
                      <w:rFonts w:ascii="Cambria Math" w:hAnsi="Cambria Math"/>
                      <w:kern w:val="2"/>
                      <w:sz w:val="21"/>
                      <w:szCs w:val="21"/>
                    </w:rPr>
                    <m:t>y</m:t>
                  </m:r>
                  <m:r>
                    <m:rPr>
                      <m:sty m:val="p"/>
                    </m:rPr>
                    <w:rPr>
                      <w:rFonts w:ascii="Cambria Math" w:hAnsi="Cambria Math" w:hint="eastAsia"/>
                      <w:kern w:val="2"/>
                      <w:sz w:val="21"/>
                      <w:szCs w:val="21"/>
                      <w:lang w:val="de-DE"/>
                    </w:rPr>
                    <m:t>∈</m:t>
                  </m:r>
                  <m:r>
                    <m:rPr>
                      <m:nor/>
                    </m:rPr>
                    <w:rPr>
                      <w:kern w:val="2"/>
                      <w:sz w:val="21"/>
                      <w:szCs w:val="21"/>
                      <w:lang w:val="de-DE"/>
                    </w:rPr>
                    <m:t>KNN</m:t>
                  </m:r>
                  <m:d>
                    <m:dPr>
                      <m:ctrlPr>
                        <w:ins w:id="10" w:author="佳航 吴" w:date="2025-08-15T20:01:00Z">
                          <w:rPr>
                            <w:rFonts w:ascii="Cambria Math" w:hAnsi="Cambria Math"/>
                            <w:kern w:val="2"/>
                            <w:sz w:val="21"/>
                            <w:szCs w:val="21"/>
                          </w:rPr>
                        </w:ins>
                      </m:ctrlPr>
                    </m:dPr>
                    <m:e>
                      <m:r>
                        <w:rPr>
                          <w:rFonts w:ascii="Cambria Math" w:hAnsi="Cambria Math"/>
                          <w:kern w:val="2"/>
                          <w:sz w:val="21"/>
                          <w:szCs w:val="21"/>
                        </w:rPr>
                        <m:t>x</m:t>
                      </m:r>
                    </m:e>
                  </m:d>
                </m:sub>
                <m:sup/>
                <m:e>
                  <m:r>
                    <w:rPr>
                      <w:rFonts w:ascii="Cambria Math" w:hAnsi="Cambria Math"/>
                      <w:kern w:val="2"/>
                      <w:sz w:val="21"/>
                      <w:szCs w:val="21"/>
                    </w:rPr>
                    <m:t>d</m:t>
                  </m:r>
                  <m:d>
                    <m:dPr>
                      <m:ctrlPr>
                        <w:ins w:id="11" w:author="佳航 吴" w:date="2025-08-15T20:01:00Z">
                          <w:rPr>
                            <w:rFonts w:ascii="Cambria Math" w:hAnsi="Cambria Math"/>
                            <w:kern w:val="2"/>
                            <w:sz w:val="21"/>
                            <w:szCs w:val="21"/>
                          </w:rPr>
                        </w:ins>
                      </m:ctrlPr>
                    </m:dPr>
                    <m:e>
                      <m:r>
                        <w:rPr>
                          <w:rFonts w:ascii="Cambria Math" w:hAnsi="Cambria Math"/>
                          <w:kern w:val="2"/>
                          <w:sz w:val="21"/>
                          <w:szCs w:val="21"/>
                        </w:rPr>
                        <m:t>x</m:t>
                      </m:r>
                      <m:r>
                        <m:rPr>
                          <m:sty m:val="p"/>
                        </m:rPr>
                        <w:rPr>
                          <w:rFonts w:ascii="Cambria Math" w:hAnsi="Cambria Math"/>
                          <w:kern w:val="2"/>
                          <w:sz w:val="21"/>
                          <w:szCs w:val="21"/>
                          <w:lang w:val="de-DE"/>
                        </w:rPr>
                        <m:t>,</m:t>
                      </m:r>
                      <m:r>
                        <w:rPr>
                          <w:rFonts w:ascii="Cambria Math" w:hAnsi="Cambria Math"/>
                          <w:kern w:val="2"/>
                          <w:sz w:val="21"/>
                          <w:szCs w:val="21"/>
                        </w:rPr>
                        <m:t>y</m:t>
                      </m:r>
                    </m:e>
                  </m:d>
                </m:e>
              </m:nary>
            </m:e>
          </m:nary>
        </m:oMath>
      </m:oMathPara>
    </w:p>
    <w:p w:rsidR="0079474E" w:rsidRDefault="00000000">
      <w:pPr>
        <w:pStyle w:val="11"/>
        <w:ind w:firstLine="420"/>
        <w:rPr>
          <w:kern w:val="2"/>
          <w:sz w:val="21"/>
          <w:szCs w:val="21"/>
        </w:rPr>
      </w:pPr>
      <w:r>
        <w:rPr>
          <w:rFonts w:hint="eastAsia"/>
          <w:kern w:val="2"/>
          <w:sz w:val="21"/>
          <w:szCs w:val="21"/>
        </w:rPr>
        <w:t>其中</w:t>
      </w:r>
      <m:oMath>
        <m:r>
          <m:rPr>
            <m:sty m:val="p"/>
          </m:rPr>
          <w:rPr>
            <w:rFonts w:ascii="Cambria Math" w:hAnsi="Cambria Math"/>
            <w:kern w:val="2"/>
            <w:sz w:val="21"/>
            <w:szCs w:val="21"/>
          </w:rPr>
          <m:t xml:space="preserve"> </m:t>
        </m:r>
        <m:r>
          <w:rPr>
            <w:rFonts w:ascii="Cambria Math" w:hAnsi="Cambria Math" w:hint="eastAsia"/>
            <w:kern w:val="2"/>
            <w:sz w:val="21"/>
            <w:szCs w:val="21"/>
          </w:rPr>
          <m:t>d</m:t>
        </m:r>
        <m:d>
          <m:dPr>
            <m:ctrlPr>
              <w:ins w:id="12" w:author="佳航 吴" w:date="2025-08-15T20:01:00Z">
                <w:rPr>
                  <w:rFonts w:ascii="Cambria Math" w:hAnsi="Cambria Math"/>
                  <w:kern w:val="2"/>
                  <w:sz w:val="21"/>
                  <w:szCs w:val="21"/>
                </w:rPr>
              </w:ins>
            </m:ctrlPr>
          </m:dPr>
          <m:e>
            <m:r>
              <w:rPr>
                <w:rFonts w:ascii="Cambria Math" w:hAnsi="Cambria Math"/>
                <w:kern w:val="2"/>
                <w:sz w:val="21"/>
                <w:szCs w:val="21"/>
              </w:rPr>
              <m:t>x</m:t>
            </m:r>
            <m:r>
              <m:rPr>
                <m:sty m:val="p"/>
              </m:rPr>
              <w:rPr>
                <w:rFonts w:ascii="Cambria Math" w:hAnsi="Cambria Math"/>
                <w:kern w:val="2"/>
                <w:sz w:val="21"/>
                <w:szCs w:val="21"/>
              </w:rPr>
              <m:t>,</m:t>
            </m:r>
            <m:r>
              <w:rPr>
                <w:rFonts w:ascii="Cambria Math" w:hAnsi="Cambria Math"/>
                <w:kern w:val="2"/>
                <w:sz w:val="21"/>
                <w:szCs w:val="21"/>
              </w:rPr>
              <m:t>y</m:t>
            </m:r>
          </m:e>
        </m:d>
        <m:r>
          <m:rPr>
            <m:sty m:val="p"/>
          </m:rPr>
          <w:rPr>
            <w:rFonts w:ascii="Cambria Math" w:hAnsi="Cambria Math"/>
            <w:kern w:val="2"/>
            <w:sz w:val="21"/>
            <w:szCs w:val="21"/>
          </w:rPr>
          <m:t xml:space="preserve"> </m:t>
        </m:r>
      </m:oMath>
      <w:r>
        <w:rPr>
          <w:rFonts w:hint="eastAsia"/>
          <w:kern w:val="2"/>
          <w:sz w:val="21"/>
          <w:szCs w:val="21"/>
        </w:rPr>
        <w:t>表示</w:t>
      </w:r>
      <w:proofErr w:type="gramStart"/>
      <w:r>
        <w:rPr>
          <w:rFonts w:hint="eastAsia"/>
          <w:kern w:val="2"/>
          <w:sz w:val="21"/>
          <w:szCs w:val="21"/>
        </w:rPr>
        <w:t>嵌入值</w:t>
      </w:r>
      <w:proofErr w:type="gramEnd"/>
      <m:oMath>
        <m:r>
          <m:rPr>
            <m:sty m:val="p"/>
          </m:rPr>
          <w:rPr>
            <w:rFonts w:ascii="Cambria Math" w:hAnsi="Cambria Math"/>
            <w:kern w:val="2"/>
            <w:sz w:val="21"/>
            <w:szCs w:val="21"/>
          </w:rPr>
          <m:t xml:space="preserve"> </m:t>
        </m:r>
        <m:r>
          <w:rPr>
            <w:rFonts w:ascii="Cambria Math" w:hAnsi="Cambria Math" w:hint="eastAsia"/>
            <w:kern w:val="2"/>
            <w:sz w:val="21"/>
            <w:szCs w:val="21"/>
          </w:rPr>
          <m:t>x</m:t>
        </m:r>
        <m:r>
          <m:rPr>
            <m:sty m:val="p"/>
          </m:rPr>
          <w:rPr>
            <w:rFonts w:ascii="Cambria Math" w:hAnsi="Cambria Math"/>
            <w:kern w:val="2"/>
            <w:sz w:val="21"/>
            <w:szCs w:val="21"/>
          </w:rPr>
          <m:t xml:space="preserve"> </m:t>
        </m:r>
      </m:oMath>
      <w:r>
        <w:rPr>
          <w:rFonts w:hint="eastAsia"/>
          <w:kern w:val="2"/>
          <w:sz w:val="21"/>
          <w:szCs w:val="21"/>
        </w:rPr>
        <w:t>和</w:t>
      </w:r>
      <m:oMath>
        <m:r>
          <m:rPr>
            <m:sty m:val="p"/>
          </m:rPr>
          <w:rPr>
            <w:rFonts w:ascii="Cambria Math" w:hAnsi="Cambria Math"/>
            <w:kern w:val="2"/>
            <w:sz w:val="21"/>
            <w:szCs w:val="21"/>
          </w:rPr>
          <m:t xml:space="preserve"> </m:t>
        </m:r>
        <m:r>
          <w:rPr>
            <w:rFonts w:ascii="Cambria Math" w:hAnsi="Cambria Math" w:hint="eastAsia"/>
            <w:kern w:val="2"/>
            <w:sz w:val="21"/>
            <w:szCs w:val="21"/>
          </w:rPr>
          <m:t>y</m:t>
        </m:r>
        <m:r>
          <m:rPr>
            <m:sty m:val="p"/>
          </m:rPr>
          <w:rPr>
            <w:rFonts w:ascii="Cambria Math" w:hAnsi="Cambria Math"/>
            <w:kern w:val="2"/>
            <w:sz w:val="21"/>
            <w:szCs w:val="21"/>
          </w:rPr>
          <m:t xml:space="preserve"> </m:t>
        </m:r>
      </m:oMath>
      <w:r>
        <w:rPr>
          <w:rFonts w:hint="eastAsia"/>
          <w:kern w:val="2"/>
          <w:sz w:val="21"/>
          <w:szCs w:val="21"/>
        </w:rPr>
        <w:t>之间的距离度量，在这里我们选择向量的欧氏距离，即</w:t>
      </w:r>
    </w:p>
    <w:p w:rsidR="0079474E" w:rsidRDefault="00000000">
      <w:pPr>
        <w:pStyle w:val="11"/>
        <w:ind w:firstLine="420"/>
        <w:rPr>
          <w:kern w:val="2"/>
          <w:sz w:val="21"/>
          <w:szCs w:val="21"/>
        </w:rPr>
      </w:pPr>
      <m:oMathPara>
        <m:oMath>
          <m:r>
            <w:rPr>
              <w:rFonts w:ascii="Cambria Math" w:hAnsi="Cambria Math" w:hint="eastAsia"/>
              <w:kern w:val="2"/>
              <w:sz w:val="21"/>
              <w:szCs w:val="21"/>
            </w:rPr>
            <m:t>d</m:t>
          </m:r>
          <m:d>
            <m:dPr>
              <m:ctrlPr>
                <w:ins w:id="13" w:author="佳航 吴" w:date="2025-08-15T20:01:00Z">
                  <w:rPr>
                    <w:rFonts w:ascii="Cambria Math" w:hAnsi="Cambria Math"/>
                    <w:kern w:val="2"/>
                    <w:sz w:val="21"/>
                    <w:szCs w:val="21"/>
                  </w:rPr>
                </w:ins>
              </m:ctrlPr>
            </m:dPr>
            <m:e>
              <m:r>
                <w:rPr>
                  <w:rFonts w:ascii="Cambria Math" w:hAnsi="Cambria Math"/>
                  <w:kern w:val="2"/>
                  <w:sz w:val="21"/>
                  <w:szCs w:val="21"/>
                </w:rPr>
                <m:t>x</m:t>
              </m:r>
              <m:r>
                <m:rPr>
                  <m:sty m:val="p"/>
                </m:rPr>
                <w:rPr>
                  <w:rFonts w:ascii="Cambria Math" w:hAnsi="Cambria Math"/>
                  <w:kern w:val="2"/>
                  <w:sz w:val="21"/>
                  <w:szCs w:val="21"/>
                </w:rPr>
                <m:t>,</m:t>
              </m:r>
              <m:r>
                <w:rPr>
                  <w:rFonts w:ascii="Cambria Math" w:hAnsi="Cambria Math"/>
                  <w:kern w:val="2"/>
                  <w:sz w:val="21"/>
                  <w:szCs w:val="21"/>
                </w:rPr>
                <m:t>y</m:t>
              </m:r>
            </m:e>
          </m:d>
          <m:r>
            <m:rPr>
              <m:sty m:val="p"/>
            </m:rPr>
            <w:rPr>
              <w:rFonts w:ascii="Cambria Math" w:hAnsi="Cambria Math"/>
              <w:kern w:val="2"/>
              <w:sz w:val="21"/>
              <w:szCs w:val="21"/>
            </w:rPr>
            <m:t>=||</m:t>
          </m:r>
          <m:r>
            <w:rPr>
              <w:rFonts w:ascii="Cambria Math" w:hAnsi="Cambria Math"/>
              <w:kern w:val="2"/>
              <w:sz w:val="21"/>
              <w:szCs w:val="21"/>
            </w:rPr>
            <m:t>x</m:t>
          </m:r>
          <m:r>
            <m:rPr>
              <m:sty m:val="p"/>
            </m:rPr>
            <w:rPr>
              <w:rFonts w:ascii="Cambria Math" w:hAnsi="Cambria Math"/>
              <w:kern w:val="2"/>
              <w:sz w:val="21"/>
              <w:szCs w:val="21"/>
            </w:rPr>
            <m:t>-</m:t>
          </m:r>
          <m:r>
            <w:rPr>
              <w:rFonts w:ascii="Cambria Math" w:hAnsi="Cambria Math"/>
              <w:kern w:val="2"/>
              <w:sz w:val="21"/>
              <w:szCs w:val="21"/>
            </w:rPr>
            <m:t>y</m:t>
          </m:r>
          <m:r>
            <m:rPr>
              <m:lit/>
              <m:sty m:val="p"/>
            </m:rPr>
            <w:rPr>
              <w:rFonts w:ascii="Cambria Math" w:hAnsi="Cambria Math"/>
              <w:kern w:val="2"/>
              <w:sz w:val="21"/>
              <w:szCs w:val="21"/>
            </w:rPr>
            <m:t>|</m:t>
          </m:r>
          <m:sSub>
            <m:sSubPr>
              <m:ctrlPr>
                <w:ins w:id="14" w:author="佳航 吴" w:date="2025-08-15T20:01:00Z">
                  <w:rPr>
                    <w:rFonts w:ascii="Cambria Math" w:hAnsi="Cambria Math"/>
                    <w:kern w:val="2"/>
                    <w:sz w:val="21"/>
                    <w:szCs w:val="21"/>
                  </w:rPr>
                </w:ins>
              </m:ctrlPr>
            </m:sSubPr>
            <m:e>
              <m:r>
                <m:rPr>
                  <m:lit/>
                  <m:sty m:val="p"/>
                </m:rPr>
                <w:rPr>
                  <w:rFonts w:ascii="Cambria Math" w:hAnsi="Cambria Math"/>
                  <w:kern w:val="2"/>
                  <w:sz w:val="21"/>
                  <w:szCs w:val="21"/>
                </w:rPr>
                <m:t>|</m:t>
              </m:r>
            </m:e>
            <m:sub>
              <m:r>
                <m:rPr>
                  <m:sty m:val="p"/>
                </m:rPr>
                <w:rPr>
                  <w:rFonts w:ascii="Cambria Math" w:hAnsi="Cambria Math"/>
                  <w:kern w:val="2"/>
                  <w:sz w:val="21"/>
                  <w:szCs w:val="21"/>
                </w:rPr>
                <m:t>2</m:t>
              </m:r>
            </m:sub>
          </m:sSub>
        </m:oMath>
      </m:oMathPara>
    </w:p>
    <w:p w:rsidR="0079474E" w:rsidRDefault="00000000">
      <w:pPr>
        <w:pStyle w:val="11"/>
        <w:ind w:firstLine="420"/>
        <w:rPr>
          <w:kern w:val="2"/>
          <w:sz w:val="21"/>
          <w:szCs w:val="21"/>
        </w:rPr>
      </w:pPr>
      <w:r>
        <w:rPr>
          <w:kern w:val="2"/>
          <w:sz w:val="21"/>
          <w:szCs w:val="21"/>
        </w:rPr>
        <w:tab/>
      </w:r>
      <w:r>
        <w:rPr>
          <w:rFonts w:hint="eastAsia"/>
          <w:kern w:val="2"/>
          <w:sz w:val="21"/>
          <w:szCs w:val="21"/>
        </w:rPr>
        <w:t>然后，对于待检测节点，我们用同样的方法得到它与</w:t>
      </w:r>
      <m:oMath>
        <m:r>
          <m:rPr>
            <m:sty m:val="p"/>
          </m:rPr>
          <w:rPr>
            <w:rFonts w:ascii="Cambria Math" w:hAnsi="Cambria Math"/>
            <w:kern w:val="2"/>
            <w:sz w:val="21"/>
            <w:szCs w:val="21"/>
          </w:rPr>
          <m:t xml:space="preserve"> </m:t>
        </m:r>
        <m:r>
          <w:rPr>
            <w:rFonts w:ascii="Cambria Math" w:hAnsi="Cambria Math" w:hint="eastAsia"/>
            <w:kern w:val="2"/>
            <w:sz w:val="21"/>
            <w:szCs w:val="21"/>
          </w:rPr>
          <m:t>k</m:t>
        </m:r>
        <m:r>
          <m:rPr>
            <m:sty m:val="p"/>
          </m:rPr>
          <w:rPr>
            <w:rFonts w:ascii="Cambria Math" w:hAnsi="Cambria Math"/>
            <w:kern w:val="2"/>
            <w:sz w:val="21"/>
            <w:szCs w:val="21"/>
          </w:rPr>
          <m:t xml:space="preserve"> </m:t>
        </m:r>
      </m:oMath>
      <w:proofErr w:type="gramStart"/>
      <w:r>
        <w:rPr>
          <w:rFonts w:hint="eastAsia"/>
          <w:kern w:val="2"/>
          <w:sz w:val="21"/>
          <w:szCs w:val="21"/>
        </w:rPr>
        <w:t>个</w:t>
      </w:r>
      <w:proofErr w:type="gramEnd"/>
      <w:r>
        <w:rPr>
          <w:rFonts w:hint="eastAsia"/>
          <w:kern w:val="2"/>
          <w:sz w:val="21"/>
          <w:szCs w:val="21"/>
        </w:rPr>
        <w:t>最近邻居的距离，并计算其平均值，即</w:t>
      </w:r>
    </w:p>
    <w:p w:rsidR="0079474E" w:rsidRDefault="00000000">
      <w:pPr>
        <w:pStyle w:val="11"/>
        <w:ind w:firstLine="420"/>
        <w:rPr>
          <w:kern w:val="2"/>
          <w:sz w:val="21"/>
          <w:szCs w:val="21"/>
          <w:lang w:val="de-DE"/>
        </w:rPr>
      </w:pPr>
      <m:oMathPara>
        <m:oMath>
          <m:r>
            <w:rPr>
              <w:rFonts w:ascii="Cambria Math" w:hAnsi="Cambria Math" w:hint="eastAsia"/>
              <w:kern w:val="2"/>
              <w:sz w:val="21"/>
              <w:szCs w:val="21"/>
            </w:rPr>
            <m:t>dis</m:t>
          </m:r>
          <m:sSub>
            <m:sSubPr>
              <m:ctrlPr>
                <w:ins w:id="15" w:author="佳航 吴" w:date="2025-08-15T20:01:00Z">
                  <w:rPr>
                    <w:rFonts w:ascii="Cambria Math" w:hAnsi="Cambria Math"/>
                    <w:kern w:val="2"/>
                    <w:sz w:val="21"/>
                    <w:szCs w:val="21"/>
                  </w:rPr>
                </w:ins>
              </m:ctrlPr>
            </m:sSubPr>
            <m:e>
              <m:r>
                <w:rPr>
                  <w:rFonts w:ascii="Cambria Math" w:hAnsi="Cambria Math" w:hint="eastAsia"/>
                  <w:kern w:val="2"/>
                  <w:sz w:val="21"/>
                  <w:szCs w:val="21"/>
                </w:rPr>
                <m:t>t</m:t>
              </m:r>
              <m:ctrlPr>
                <w:ins w:id="16" w:author="佳航 吴" w:date="2025-08-15T20:01:00Z">
                  <w:rPr>
                    <w:rFonts w:ascii="Cambria Math" w:hAnsi="Cambria Math" w:hint="eastAsia"/>
                    <w:kern w:val="2"/>
                    <w:sz w:val="21"/>
                    <w:szCs w:val="21"/>
                  </w:rPr>
                </w:ins>
              </m:ctrlPr>
            </m:e>
            <m:sub>
              <m:r>
                <w:rPr>
                  <w:rFonts w:ascii="Cambria Math" w:hAnsi="Cambria Math" w:hint="eastAsia"/>
                  <w:kern w:val="2"/>
                  <w:sz w:val="21"/>
                  <w:szCs w:val="21"/>
                </w:rPr>
                <m:t>u</m:t>
              </m:r>
            </m:sub>
          </m:sSub>
          <m:r>
            <m:rPr>
              <m:sty m:val="p"/>
            </m:rPr>
            <w:rPr>
              <w:rFonts w:ascii="Cambria Math" w:hAnsi="Cambria Math"/>
              <w:kern w:val="2"/>
              <w:sz w:val="21"/>
              <w:szCs w:val="21"/>
              <w:lang w:val="de-DE"/>
            </w:rPr>
            <m:t>=</m:t>
          </m:r>
          <m:nary>
            <m:naryPr>
              <m:chr m:val="∑"/>
              <m:supHide m:val="1"/>
              <m:ctrlPr>
                <w:ins w:id="17" w:author="佳航 吴" w:date="2025-08-15T20:01:00Z">
                  <w:rPr>
                    <w:rFonts w:ascii="Cambria Math" w:hAnsi="Cambria Math"/>
                    <w:kern w:val="2"/>
                    <w:sz w:val="21"/>
                    <w:szCs w:val="21"/>
                  </w:rPr>
                </w:ins>
              </m:ctrlPr>
            </m:naryPr>
            <m:sub>
              <m:r>
                <w:rPr>
                  <w:rFonts w:ascii="Cambria Math" w:hAnsi="Cambria Math" w:hint="eastAsia"/>
                  <w:kern w:val="2"/>
                  <w:sz w:val="21"/>
                  <w:szCs w:val="21"/>
                </w:rPr>
                <m:t>v</m:t>
              </m:r>
              <m:r>
                <m:rPr>
                  <m:sty m:val="p"/>
                </m:rPr>
                <w:rPr>
                  <w:rFonts w:ascii="Cambria Math" w:hAnsi="Cambria Math" w:hint="eastAsia"/>
                  <w:kern w:val="2"/>
                  <w:sz w:val="21"/>
                  <w:szCs w:val="21"/>
                  <w:lang w:val="de-DE"/>
                </w:rPr>
                <m:t>∈</m:t>
              </m:r>
              <m:r>
                <m:rPr>
                  <m:nor/>
                </m:rPr>
                <w:rPr>
                  <w:kern w:val="2"/>
                  <w:sz w:val="21"/>
                  <w:szCs w:val="21"/>
                  <w:lang w:val="de-DE"/>
                </w:rPr>
                <m:t>KNN(</m:t>
              </m:r>
              <m:r>
                <m:rPr>
                  <m:nor/>
                </m:rPr>
                <w:rPr>
                  <w:rFonts w:hint="eastAsia"/>
                  <w:kern w:val="2"/>
                  <w:sz w:val="21"/>
                  <w:szCs w:val="21"/>
                  <w:lang w:val="de-DE"/>
                </w:rPr>
                <m:t>u</m:t>
              </m:r>
              <m:r>
                <m:rPr>
                  <m:nor/>
                </m:rPr>
                <w:rPr>
                  <w:kern w:val="2"/>
                  <w:sz w:val="21"/>
                  <w:szCs w:val="21"/>
                  <w:lang w:val="de-DE"/>
                </w:rPr>
                <m:t>)</m:t>
              </m:r>
            </m:sub>
            <m:sup/>
            <m:e>
              <m:r>
                <w:rPr>
                  <w:rFonts w:ascii="Cambria Math" w:hAnsi="Cambria Math"/>
                  <w:kern w:val="2"/>
                  <w:sz w:val="21"/>
                  <w:szCs w:val="21"/>
                </w:rPr>
                <m:t>d</m:t>
              </m:r>
              <m:d>
                <m:dPr>
                  <m:ctrlPr>
                    <w:ins w:id="18" w:author="佳航 吴" w:date="2025-08-15T20:01:00Z">
                      <w:rPr>
                        <w:rFonts w:ascii="Cambria Math" w:hAnsi="Cambria Math"/>
                        <w:kern w:val="2"/>
                        <w:sz w:val="21"/>
                        <w:szCs w:val="21"/>
                      </w:rPr>
                    </w:ins>
                  </m:ctrlPr>
                </m:dPr>
                <m:e>
                  <m:r>
                    <w:rPr>
                      <w:rFonts w:ascii="Cambria Math" w:hAnsi="Cambria Math"/>
                      <w:kern w:val="2"/>
                      <w:sz w:val="21"/>
                      <w:szCs w:val="21"/>
                    </w:rPr>
                    <m:t>u</m:t>
                  </m:r>
                  <m:r>
                    <m:rPr>
                      <m:sty m:val="p"/>
                    </m:rPr>
                    <w:rPr>
                      <w:rFonts w:ascii="Cambria Math" w:hAnsi="Cambria Math"/>
                      <w:kern w:val="2"/>
                      <w:sz w:val="21"/>
                      <w:szCs w:val="21"/>
                      <w:lang w:val="de-DE"/>
                    </w:rPr>
                    <m:t>,</m:t>
                  </m:r>
                  <m:r>
                    <w:rPr>
                      <w:rFonts w:ascii="Cambria Math" w:hAnsi="Cambria Math"/>
                      <w:kern w:val="2"/>
                      <w:sz w:val="21"/>
                      <w:szCs w:val="21"/>
                    </w:rPr>
                    <m:t>v</m:t>
                  </m:r>
                </m:e>
              </m:d>
            </m:e>
          </m:nary>
        </m:oMath>
      </m:oMathPara>
    </w:p>
    <w:p w:rsidR="0079474E" w:rsidRDefault="00000000">
      <w:pPr>
        <w:pStyle w:val="11"/>
        <w:ind w:firstLine="420"/>
        <w:rPr>
          <w:kern w:val="2"/>
          <w:sz w:val="21"/>
          <w:szCs w:val="21"/>
        </w:rPr>
      </w:pPr>
      <w:r>
        <w:rPr>
          <w:kern w:val="2"/>
          <w:sz w:val="21"/>
          <w:szCs w:val="21"/>
          <w:lang w:val="de-DE"/>
        </w:rPr>
        <w:tab/>
      </w:r>
      <w:r>
        <w:rPr>
          <w:rFonts w:hint="eastAsia"/>
          <w:kern w:val="2"/>
          <w:sz w:val="21"/>
          <w:szCs w:val="21"/>
        </w:rPr>
        <w:t>我们通过异常分数来衡量一个节点的“离群”程度，定义一个节点</w:t>
      </w:r>
      <m:oMath>
        <m:r>
          <m:rPr>
            <m:sty m:val="p"/>
          </m:rPr>
          <w:rPr>
            <w:rFonts w:ascii="Cambria Math" w:hAnsi="Cambria Math"/>
            <w:kern w:val="2"/>
            <w:sz w:val="21"/>
            <w:szCs w:val="21"/>
          </w:rPr>
          <m:t xml:space="preserve"> </m:t>
        </m:r>
        <m:r>
          <w:rPr>
            <w:rFonts w:ascii="Cambria Math" w:hAnsi="Cambria Math"/>
            <w:kern w:val="2"/>
            <w:sz w:val="21"/>
            <w:szCs w:val="21"/>
          </w:rPr>
          <m:t>u</m:t>
        </m:r>
        <m:r>
          <m:rPr>
            <m:sty m:val="p"/>
          </m:rPr>
          <w:rPr>
            <w:rFonts w:ascii="Cambria Math" w:hAnsi="Cambria Math"/>
            <w:kern w:val="2"/>
            <w:sz w:val="21"/>
            <w:szCs w:val="21"/>
          </w:rPr>
          <m:t xml:space="preserve"> </m:t>
        </m:r>
      </m:oMath>
      <w:r>
        <w:rPr>
          <w:rFonts w:hint="eastAsia"/>
          <w:kern w:val="2"/>
          <w:sz w:val="21"/>
          <w:szCs w:val="21"/>
        </w:rPr>
        <w:t>的异常分数</w:t>
      </w:r>
      <m:oMath>
        <m:r>
          <m:rPr>
            <m:sty m:val="p"/>
          </m:rPr>
          <w:rPr>
            <w:rFonts w:ascii="Cambria Math" w:hAnsi="Cambria Math"/>
            <w:kern w:val="2"/>
            <w:sz w:val="21"/>
            <w:szCs w:val="21"/>
          </w:rPr>
          <m:t xml:space="preserve"> </m:t>
        </m:r>
        <m:r>
          <w:rPr>
            <w:rFonts w:ascii="Cambria Math" w:hAnsi="Cambria Math" w:hint="eastAsia"/>
            <w:kern w:val="2"/>
            <w:sz w:val="21"/>
            <w:szCs w:val="21"/>
          </w:rPr>
          <m:t>anomal</m:t>
        </m:r>
        <m:sSub>
          <m:sSubPr>
            <m:ctrlPr>
              <w:ins w:id="19" w:author="佳航 吴" w:date="2025-08-15T20:01:00Z">
                <w:rPr>
                  <w:rFonts w:ascii="Cambria Math" w:hAnsi="Cambria Math"/>
                  <w:kern w:val="2"/>
                  <w:sz w:val="21"/>
                  <w:szCs w:val="21"/>
                </w:rPr>
              </w:ins>
            </m:ctrlPr>
          </m:sSubPr>
          <m:e>
            <m:r>
              <w:rPr>
                <w:rFonts w:ascii="Cambria Math" w:hAnsi="Cambria Math" w:hint="eastAsia"/>
                <w:kern w:val="2"/>
                <w:sz w:val="21"/>
                <w:szCs w:val="21"/>
              </w:rPr>
              <m:t>y</m:t>
            </m:r>
            <m:ctrlPr>
              <w:ins w:id="20" w:author="佳航 吴" w:date="2025-08-15T20:01:00Z">
                <w:rPr>
                  <w:rFonts w:ascii="Cambria Math" w:hAnsi="Cambria Math" w:hint="eastAsia"/>
                  <w:kern w:val="2"/>
                  <w:sz w:val="21"/>
                  <w:szCs w:val="21"/>
                </w:rPr>
              </w:ins>
            </m:ctrlPr>
          </m:e>
          <m:sub>
            <m:r>
              <w:rPr>
                <w:rFonts w:ascii="Cambria Math" w:hAnsi="Cambria Math"/>
                <w:kern w:val="2"/>
                <w:sz w:val="21"/>
                <w:szCs w:val="21"/>
              </w:rPr>
              <m:t>u</m:t>
            </m:r>
          </m:sub>
        </m:sSub>
        <m:r>
          <m:rPr>
            <m:sty m:val="p"/>
          </m:rPr>
          <w:rPr>
            <w:rFonts w:ascii="Cambria Math" w:hAnsi="Cambria Math"/>
            <w:kern w:val="2"/>
            <w:sz w:val="21"/>
            <w:szCs w:val="21"/>
          </w:rPr>
          <m:t xml:space="preserve"> </m:t>
        </m:r>
      </m:oMath>
      <w:r>
        <w:rPr>
          <w:rFonts w:hint="eastAsia"/>
          <w:kern w:val="2"/>
          <w:sz w:val="21"/>
          <w:szCs w:val="21"/>
        </w:rPr>
        <w:t>为</w:t>
      </w:r>
    </w:p>
    <w:p w:rsidR="0079474E" w:rsidRDefault="00000000">
      <w:pPr>
        <w:pStyle w:val="11"/>
        <w:ind w:firstLine="420"/>
        <w:rPr>
          <w:kern w:val="2"/>
          <w:sz w:val="21"/>
          <w:szCs w:val="21"/>
        </w:rPr>
      </w:pPr>
      <m:oMathPara>
        <m:oMath>
          <m:r>
            <w:rPr>
              <w:rFonts w:ascii="Cambria Math" w:hAnsi="Cambria Math" w:hint="eastAsia"/>
              <w:kern w:val="2"/>
              <w:sz w:val="21"/>
              <w:szCs w:val="21"/>
            </w:rPr>
            <m:t>anomal</m:t>
          </m:r>
          <m:sSub>
            <m:sSubPr>
              <m:ctrlPr>
                <w:ins w:id="21" w:author="佳航 吴" w:date="2025-08-15T20:01:00Z">
                  <w:rPr>
                    <w:rFonts w:ascii="Cambria Math" w:hAnsi="Cambria Math"/>
                    <w:kern w:val="2"/>
                    <w:sz w:val="21"/>
                    <w:szCs w:val="21"/>
                  </w:rPr>
                </w:ins>
              </m:ctrlPr>
            </m:sSubPr>
            <m:e>
              <m:r>
                <w:rPr>
                  <w:rFonts w:ascii="Cambria Math" w:hAnsi="Cambria Math" w:hint="eastAsia"/>
                  <w:kern w:val="2"/>
                  <w:sz w:val="21"/>
                  <w:szCs w:val="21"/>
                </w:rPr>
                <m:t>y</m:t>
              </m:r>
              <m:ctrlPr>
                <w:ins w:id="22" w:author="佳航 吴" w:date="2025-08-15T20:01:00Z">
                  <w:rPr>
                    <w:rFonts w:ascii="Cambria Math" w:hAnsi="Cambria Math" w:hint="eastAsia"/>
                    <w:kern w:val="2"/>
                    <w:sz w:val="21"/>
                    <w:szCs w:val="21"/>
                  </w:rPr>
                </w:ins>
              </m:ctrlPr>
            </m:e>
            <m:sub>
              <m:r>
                <w:rPr>
                  <w:rFonts w:ascii="Cambria Math" w:hAnsi="Cambria Math" w:hint="eastAsia"/>
                  <w:kern w:val="2"/>
                  <w:sz w:val="21"/>
                  <w:szCs w:val="21"/>
                </w:rPr>
                <m:t>u</m:t>
              </m:r>
            </m:sub>
          </m:sSub>
          <m:r>
            <m:rPr>
              <m:sty m:val="p"/>
            </m:rPr>
            <w:rPr>
              <w:rFonts w:ascii="Cambria Math" w:hAnsi="Cambria Math"/>
              <w:kern w:val="2"/>
              <w:sz w:val="21"/>
              <w:szCs w:val="21"/>
            </w:rPr>
            <m:t>=</m:t>
          </m:r>
          <m:f>
            <m:fPr>
              <m:ctrlPr>
                <w:ins w:id="23" w:author="佳航 吴" w:date="2025-08-15T20:01:00Z">
                  <w:rPr>
                    <w:rFonts w:ascii="Cambria Math" w:hAnsi="Cambria Math"/>
                    <w:kern w:val="2"/>
                    <w:sz w:val="21"/>
                    <w:szCs w:val="21"/>
                  </w:rPr>
                </w:ins>
              </m:ctrlPr>
            </m:fPr>
            <m:num>
              <m:r>
                <w:rPr>
                  <w:rFonts w:ascii="Cambria Math" w:hAnsi="Cambria Math"/>
                  <w:kern w:val="2"/>
                  <w:sz w:val="21"/>
                  <w:szCs w:val="21"/>
                </w:rPr>
                <m:t>dis</m:t>
              </m:r>
              <m:sSub>
                <m:sSubPr>
                  <m:ctrlPr>
                    <w:ins w:id="24" w:author="佳航 吴" w:date="2025-08-15T20:01:00Z">
                      <w:rPr>
                        <w:rFonts w:ascii="Cambria Math" w:hAnsi="Cambria Math"/>
                        <w:kern w:val="2"/>
                        <w:sz w:val="21"/>
                        <w:szCs w:val="21"/>
                      </w:rPr>
                    </w:ins>
                  </m:ctrlPr>
                </m:sSubPr>
                <m:e>
                  <m:r>
                    <w:rPr>
                      <w:rFonts w:ascii="Cambria Math" w:hAnsi="Cambria Math"/>
                      <w:kern w:val="2"/>
                      <w:sz w:val="21"/>
                      <w:szCs w:val="21"/>
                    </w:rPr>
                    <m:t>t</m:t>
                  </m:r>
                </m:e>
                <m:sub>
                  <m:r>
                    <w:rPr>
                      <w:rFonts w:ascii="Cambria Math" w:hAnsi="Cambria Math" w:hint="eastAsia"/>
                      <w:kern w:val="2"/>
                      <w:sz w:val="21"/>
                      <w:szCs w:val="21"/>
                    </w:rPr>
                    <m:t>u</m:t>
                  </m:r>
                </m:sub>
              </m:sSub>
            </m:num>
            <m:den>
              <m:acc>
                <m:accPr>
                  <m:chr m:val="̅"/>
                  <m:ctrlPr>
                    <w:ins w:id="25" w:author="佳航 吴" w:date="2025-08-15T20:01:00Z">
                      <w:rPr>
                        <w:rFonts w:ascii="Cambria Math" w:hAnsi="Cambria Math"/>
                        <w:kern w:val="2"/>
                        <w:sz w:val="21"/>
                        <w:szCs w:val="21"/>
                      </w:rPr>
                    </w:ins>
                  </m:ctrlPr>
                </m:accPr>
                <m:e>
                  <m:r>
                    <w:rPr>
                      <w:rFonts w:ascii="Cambria Math" w:hAnsi="Cambria Math"/>
                      <w:kern w:val="2"/>
                      <w:sz w:val="21"/>
                      <w:szCs w:val="21"/>
                    </w:rPr>
                    <m:t>dist</m:t>
                  </m:r>
                </m:e>
              </m:acc>
            </m:den>
          </m:f>
        </m:oMath>
      </m:oMathPara>
    </w:p>
    <w:p w:rsidR="0079474E" w:rsidRDefault="00000000">
      <w:pPr>
        <w:pStyle w:val="11"/>
        <w:ind w:firstLine="420"/>
        <w:rPr>
          <w:kern w:val="2"/>
          <w:sz w:val="21"/>
          <w:szCs w:val="21"/>
        </w:rPr>
      </w:pPr>
      <w:r>
        <w:rPr>
          <w:kern w:val="2"/>
          <w:sz w:val="21"/>
          <w:szCs w:val="21"/>
        </w:rPr>
        <w:tab/>
      </w:r>
      <w:r>
        <w:rPr>
          <w:rFonts w:hint="eastAsia"/>
          <w:kern w:val="2"/>
          <w:sz w:val="21"/>
          <w:szCs w:val="21"/>
        </w:rPr>
        <w:t>由定义不难看出，异常分数越大，节点偏离良性节点聚类的程度就越大。如果异常分数大于设定的系统告警阈值</w:t>
      </w:r>
      <m:oMath>
        <m:r>
          <w:rPr>
            <w:rFonts w:ascii="Cambria Math" w:hAnsi="Cambria Math"/>
            <w:kern w:val="2"/>
            <w:sz w:val="21"/>
            <w:szCs w:val="21"/>
          </w:rPr>
          <m:t xml:space="preserve"> </m:t>
        </m:r>
        <m:sSub>
          <m:sSubPr>
            <m:ctrlPr>
              <w:rPr>
                <w:rFonts w:ascii="Cambria Math" w:hAnsi="Cambria Math" w:cs="Cambria Math"/>
                <w:i/>
                <w:kern w:val="2"/>
                <w:sz w:val="21"/>
                <w:szCs w:val="21"/>
              </w:rPr>
            </m:ctrlPr>
          </m:sSubPr>
          <m:e>
            <m:r>
              <w:rPr>
                <w:rFonts w:ascii="Cambria Math" w:hAnsi="Cambria Math"/>
                <w:kern w:val="2"/>
                <w:sz w:val="21"/>
                <w:szCs w:val="21"/>
              </w:rPr>
              <m:t>θ</m:t>
            </m:r>
            <m:ctrlPr>
              <w:rPr>
                <w:rFonts w:ascii="Cambria Math" w:hAnsi="Cambria Math"/>
                <w:kern w:val="2"/>
                <w:sz w:val="21"/>
                <w:szCs w:val="21"/>
              </w:rPr>
            </m:ctrlPr>
          </m:e>
          <m:sub>
            <m:r>
              <m:rPr>
                <m:nor/>
              </m:rPr>
              <w:rPr>
                <w:rFonts w:ascii="Cambria Math" w:hAnsi="Cambria Math" w:cs="Cambria Math"/>
                <w:kern w:val="2"/>
                <w:sz w:val="21"/>
                <w:szCs w:val="21"/>
              </w:rPr>
              <m:t>host</m:t>
            </m:r>
          </m:sub>
        </m:sSub>
      </m:oMath>
      <w:r>
        <w:rPr>
          <w:rFonts w:hint="eastAsia"/>
          <w:kern w:val="2"/>
          <w:sz w:val="21"/>
          <w:szCs w:val="21"/>
        </w:rPr>
        <w:t>，则模型判定其为异常节点。</w:t>
      </w:r>
    </w:p>
    <w:p w:rsidR="0079474E" w:rsidRDefault="00000000">
      <w:pPr>
        <w:pStyle w:val="22"/>
        <w:numPr>
          <w:ilvl w:val="1"/>
          <w:numId w:val="1"/>
        </w:numPr>
        <w:spacing w:before="120" w:after="120"/>
      </w:pPr>
      <w:bookmarkStart w:id="26" w:name="_Ref206084644"/>
      <w:r>
        <w:rPr>
          <w:rFonts w:hint="eastAsia"/>
        </w:rPr>
        <w:t>网络日志异常检测</w:t>
      </w:r>
      <w:bookmarkEnd w:id="26"/>
    </w:p>
    <w:p w:rsidR="0079474E" w:rsidRDefault="00000000">
      <w:pPr>
        <w:pStyle w:val="11"/>
        <w:ind w:firstLine="400"/>
        <w:rPr>
          <w:kern w:val="2"/>
          <w:sz w:val="21"/>
          <w:szCs w:val="21"/>
        </w:rPr>
      </w:pPr>
      <w:r>
        <w:rPr>
          <w:rFonts w:hint="eastAsia"/>
        </w:rPr>
        <w:t>网络日志异常检测</w:t>
      </w:r>
      <w:r>
        <w:rPr>
          <w:rFonts w:hint="eastAsia"/>
          <w:kern w:val="2"/>
          <w:sz w:val="21"/>
          <w:szCs w:val="21"/>
        </w:rPr>
        <w:t>模块的设计分为</w:t>
      </w:r>
      <w:bookmarkStart w:id="27" w:name="_Hlk206159260"/>
      <w:proofErr w:type="spellStart"/>
      <w:r>
        <w:rPr>
          <w:rFonts w:hint="eastAsia"/>
          <w:kern w:val="2"/>
          <w:sz w:val="21"/>
          <w:szCs w:val="21"/>
        </w:rPr>
        <w:t>FastText</w:t>
      </w:r>
      <w:proofErr w:type="spellEnd"/>
      <w:r>
        <w:rPr>
          <w:rFonts w:hint="eastAsia"/>
          <w:kern w:val="2"/>
          <w:sz w:val="21"/>
          <w:szCs w:val="21"/>
        </w:rPr>
        <w:t>词向量模型</w:t>
      </w:r>
      <w:r>
        <w:rPr>
          <w:kern w:val="2"/>
          <w:sz w:val="21"/>
          <w:szCs w:val="21"/>
        </w:rPr>
        <w:fldChar w:fldCharType="begin"/>
      </w:r>
      <w:r>
        <w:rPr>
          <w:kern w:val="2"/>
          <w:sz w:val="21"/>
          <w:szCs w:val="21"/>
        </w:rPr>
        <w:instrText xml:space="preserve"> </w:instrText>
      </w:r>
      <w:r>
        <w:rPr>
          <w:rFonts w:hint="eastAsia"/>
          <w:kern w:val="2"/>
          <w:sz w:val="21"/>
          <w:szCs w:val="21"/>
        </w:rPr>
        <w:instrText>REF _Ref206084395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[13]</w:t>
      </w:r>
      <w:r>
        <w:rPr>
          <w:kern w:val="2"/>
          <w:sz w:val="21"/>
          <w:szCs w:val="21"/>
        </w:rPr>
        <w:fldChar w:fldCharType="end"/>
      </w:r>
      <w:r>
        <w:rPr>
          <w:rFonts w:hint="eastAsia"/>
          <w:kern w:val="2"/>
          <w:sz w:val="21"/>
          <w:szCs w:val="21"/>
        </w:rPr>
        <w:t>训练、预处理特征化、变分自编码器</w:t>
      </w:r>
      <w:r>
        <w:rPr>
          <w:rFonts w:hint="eastAsia"/>
          <w:kern w:val="2"/>
          <w:sz w:val="21"/>
          <w:szCs w:val="21"/>
        </w:rPr>
        <w:t>(Variational Auto-Encoder, VAE)</w:t>
      </w:r>
      <w:r>
        <w:rPr>
          <w:kern w:val="2"/>
          <w:sz w:val="21"/>
          <w:szCs w:val="21"/>
        </w:rPr>
        <w:fldChar w:fldCharType="begin"/>
      </w:r>
      <w:r>
        <w:rPr>
          <w:kern w:val="2"/>
          <w:sz w:val="21"/>
          <w:szCs w:val="21"/>
        </w:rPr>
        <w:instrText xml:space="preserve"> </w:instrText>
      </w:r>
      <w:r>
        <w:rPr>
          <w:rFonts w:hint="eastAsia"/>
          <w:kern w:val="2"/>
          <w:sz w:val="21"/>
          <w:szCs w:val="21"/>
        </w:rPr>
        <w:instrText>REF _Ref206084540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[14]</w:t>
      </w:r>
      <w:r>
        <w:rPr>
          <w:kern w:val="2"/>
          <w:sz w:val="21"/>
          <w:szCs w:val="21"/>
        </w:rPr>
        <w:fldChar w:fldCharType="end"/>
      </w:r>
      <w:r>
        <w:rPr>
          <w:rFonts w:hint="eastAsia"/>
          <w:kern w:val="2"/>
          <w:sz w:val="21"/>
          <w:szCs w:val="21"/>
        </w:rPr>
        <w:t>训练和最后的评估产出</w:t>
      </w:r>
      <w:r>
        <w:rPr>
          <w:rFonts w:hint="eastAsia"/>
          <w:kern w:val="2"/>
          <w:sz w:val="21"/>
          <w:szCs w:val="21"/>
        </w:rPr>
        <w:t>(Evaluation)</w:t>
      </w:r>
      <w:r>
        <w:rPr>
          <w:rFonts w:hint="eastAsia"/>
          <w:kern w:val="2"/>
          <w:sz w:val="21"/>
          <w:szCs w:val="21"/>
        </w:rPr>
        <w:t>四部分</w:t>
      </w:r>
      <w:bookmarkEnd w:id="27"/>
      <w:r>
        <w:rPr>
          <w:rFonts w:hint="eastAsia"/>
          <w:kern w:val="2"/>
          <w:sz w:val="21"/>
          <w:szCs w:val="21"/>
        </w:rPr>
        <w:t>，即首先利用</w:t>
      </w:r>
      <w:proofErr w:type="spellStart"/>
      <w:r>
        <w:rPr>
          <w:rFonts w:hint="eastAsia"/>
          <w:kern w:val="2"/>
          <w:sz w:val="21"/>
          <w:szCs w:val="21"/>
        </w:rPr>
        <w:t>FastText</w:t>
      </w:r>
      <w:proofErr w:type="spellEnd"/>
      <w:r>
        <w:rPr>
          <w:rFonts w:hint="eastAsia"/>
          <w:kern w:val="2"/>
          <w:sz w:val="21"/>
          <w:szCs w:val="21"/>
        </w:rPr>
        <w:t>词向量模型进行日志语义的提取，进行预处理后使用</w:t>
      </w:r>
      <w:r>
        <w:rPr>
          <w:rFonts w:hint="eastAsia"/>
          <w:kern w:val="2"/>
          <w:sz w:val="21"/>
          <w:szCs w:val="21"/>
        </w:rPr>
        <w:t>VAE</w:t>
      </w:r>
      <w:r>
        <w:rPr>
          <w:rFonts w:hint="eastAsia"/>
          <w:kern w:val="2"/>
          <w:sz w:val="21"/>
          <w:szCs w:val="21"/>
        </w:rPr>
        <w:t>进行异常检测并进行评估。</w:t>
      </w:r>
    </w:p>
    <w:p w:rsidR="0079474E" w:rsidRDefault="0079474E">
      <w:pPr>
        <w:pStyle w:val="11"/>
        <w:ind w:firstLine="420"/>
        <w:rPr>
          <w:kern w:val="2"/>
          <w:sz w:val="21"/>
          <w:szCs w:val="21"/>
        </w:rPr>
      </w:pPr>
    </w:p>
    <w:p w:rsidR="0079474E" w:rsidRDefault="00000000">
      <w:pPr>
        <w:pStyle w:val="11"/>
        <w:ind w:firstLineChars="0" w:firstLine="0"/>
        <w:jc w:val="center"/>
        <w:rPr>
          <w:kern w:val="2"/>
          <w:sz w:val="21"/>
          <w:szCs w:val="21"/>
        </w:rPr>
      </w:pPr>
      <w:r>
        <w:rPr>
          <w:noProof/>
        </w:rPr>
        <w:drawing>
          <wp:inline distT="0" distB="0" distL="114300" distR="114300">
            <wp:extent cx="4209415" cy="1651000"/>
            <wp:effectExtent l="0" t="0" r="63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4209415" cy="1651000"/>
                    </a:xfrm>
                    <a:prstGeom prst="rect">
                      <a:avLst/>
                    </a:prstGeom>
                    <a:noFill/>
                    <a:ln>
                      <a:noFill/>
                    </a:ln>
                  </pic:spPr>
                </pic:pic>
              </a:graphicData>
            </a:graphic>
          </wp:inline>
        </w:drawing>
      </w:r>
    </w:p>
    <w:p w:rsidR="0079474E"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3</w:t>
      </w:r>
      <w:r>
        <w:fldChar w:fldCharType="end"/>
      </w:r>
      <w:r>
        <w:rPr>
          <w:rFonts w:hint="eastAsia"/>
        </w:rPr>
        <w:t>网络日志异常检测模块示意图</w:t>
      </w:r>
    </w:p>
    <w:p w:rsidR="0079474E" w:rsidRDefault="0079474E">
      <w:pPr>
        <w:pStyle w:val="11"/>
        <w:ind w:firstLine="400"/>
      </w:pPr>
    </w:p>
    <w:p w:rsidR="0079474E" w:rsidRDefault="00000000">
      <w:pPr>
        <w:pStyle w:val="11"/>
        <w:ind w:firstLine="400"/>
        <w:rPr>
          <w:rFonts w:ascii="宋体" w:hAnsi="宋体" w:hint="eastAsia"/>
        </w:rPr>
      </w:pPr>
      <w:r>
        <w:tab/>
      </w:r>
      <w:r>
        <w:rPr>
          <w:rFonts w:ascii="宋体" w:hAnsi="宋体" w:hint="eastAsia"/>
          <w:sz w:val="21"/>
          <w:szCs w:val="21"/>
        </w:rPr>
        <w:t>图3中</w:t>
      </w:r>
      <w:proofErr w:type="spellStart"/>
      <w:r>
        <w:rPr>
          <w:rFonts w:hint="eastAsia"/>
          <w:kern w:val="2"/>
          <w:sz w:val="21"/>
          <w:szCs w:val="21"/>
        </w:rPr>
        <w:t>Train_fasttext</w:t>
      </w:r>
      <w:proofErr w:type="spellEnd"/>
      <w:r>
        <w:rPr>
          <w:rFonts w:hint="eastAsia"/>
          <w:kern w:val="2"/>
          <w:sz w:val="21"/>
          <w:szCs w:val="21"/>
        </w:rPr>
        <w:t>、</w:t>
      </w:r>
      <w:r>
        <w:rPr>
          <w:rFonts w:hint="eastAsia"/>
          <w:kern w:val="2"/>
          <w:sz w:val="21"/>
          <w:szCs w:val="21"/>
        </w:rPr>
        <w:t>Preprocess</w:t>
      </w:r>
      <w:r>
        <w:rPr>
          <w:rFonts w:hint="eastAsia"/>
          <w:kern w:val="2"/>
          <w:sz w:val="21"/>
          <w:szCs w:val="21"/>
        </w:rPr>
        <w:t>、</w:t>
      </w:r>
      <w:proofErr w:type="spellStart"/>
      <w:r>
        <w:rPr>
          <w:rFonts w:hint="eastAsia"/>
          <w:kern w:val="2"/>
          <w:sz w:val="21"/>
          <w:szCs w:val="21"/>
        </w:rPr>
        <w:t>Train_vae</w:t>
      </w:r>
      <w:proofErr w:type="spellEnd"/>
      <w:r>
        <w:rPr>
          <w:rFonts w:ascii="宋体" w:hAnsi="宋体" w:hint="eastAsia"/>
          <w:sz w:val="21"/>
          <w:szCs w:val="21"/>
        </w:rPr>
        <w:t>和</w:t>
      </w:r>
      <w:r>
        <w:rPr>
          <w:rFonts w:hint="eastAsia"/>
          <w:kern w:val="2"/>
          <w:sz w:val="21"/>
          <w:szCs w:val="21"/>
        </w:rPr>
        <w:t>Evaluation</w:t>
      </w:r>
      <w:r>
        <w:rPr>
          <w:rFonts w:ascii="宋体" w:hAnsi="宋体" w:hint="eastAsia"/>
          <w:sz w:val="21"/>
          <w:szCs w:val="21"/>
        </w:rPr>
        <w:t>分别代表</w:t>
      </w:r>
      <w:proofErr w:type="spellStart"/>
      <w:r>
        <w:rPr>
          <w:rFonts w:eastAsia="黑体" w:hint="eastAsia"/>
          <w:kern w:val="2"/>
          <w:sz w:val="21"/>
          <w:szCs w:val="21"/>
        </w:rPr>
        <w:t>FastText</w:t>
      </w:r>
      <w:proofErr w:type="spellEnd"/>
      <w:r>
        <w:rPr>
          <w:rFonts w:ascii="宋体" w:hAnsi="宋体" w:hint="eastAsia"/>
          <w:sz w:val="21"/>
          <w:szCs w:val="21"/>
        </w:rPr>
        <w:t>词向量模型训练、预处理特征化、变分自编码器训练和最后的评估产出四部分，</w:t>
      </w:r>
      <w:r>
        <w:rPr>
          <w:rFonts w:eastAsia="黑体" w:hint="eastAsia"/>
          <w:kern w:val="2"/>
          <w:sz w:val="21"/>
          <w:szCs w:val="21"/>
        </w:rPr>
        <w:t>FASTTEXT_MODEL</w:t>
      </w:r>
      <w:r>
        <w:rPr>
          <w:rFonts w:ascii="宋体" w:hAnsi="宋体" w:hint="eastAsia"/>
          <w:sz w:val="21"/>
          <w:szCs w:val="21"/>
        </w:rPr>
        <w:t>是利用训练集训练所得的词向量编码模型，其被用在预处理的特征化中，处理原始的训练集与测试集后分别得到特征向量</w:t>
      </w:r>
      <w:r>
        <w:rPr>
          <w:rFonts w:eastAsia="黑体" w:hint="eastAsia"/>
          <w:kern w:val="2"/>
          <w:sz w:val="21"/>
          <w:szCs w:val="21"/>
        </w:rPr>
        <w:t>TRAIN_FEATURES</w:t>
      </w:r>
      <w:r>
        <w:rPr>
          <w:rFonts w:ascii="宋体" w:hAnsi="宋体" w:hint="eastAsia"/>
          <w:sz w:val="21"/>
          <w:szCs w:val="21"/>
        </w:rPr>
        <w:t>与</w:t>
      </w:r>
      <w:r>
        <w:rPr>
          <w:rFonts w:eastAsia="黑体" w:hint="eastAsia"/>
          <w:kern w:val="2"/>
          <w:sz w:val="21"/>
          <w:szCs w:val="21"/>
        </w:rPr>
        <w:t>TEST_FEATURES</w:t>
      </w:r>
      <w:r>
        <w:rPr>
          <w:rFonts w:ascii="宋体" w:hAnsi="宋体" w:hint="eastAsia"/>
          <w:sz w:val="21"/>
          <w:szCs w:val="21"/>
        </w:rPr>
        <w:t>，前者进一步被用于变分自编码器训练，并得到</w:t>
      </w:r>
      <w:r>
        <w:rPr>
          <w:rFonts w:eastAsia="黑体" w:hint="eastAsia"/>
          <w:kern w:val="2"/>
          <w:sz w:val="21"/>
          <w:szCs w:val="21"/>
        </w:rPr>
        <w:t>VAE_MODEL</w:t>
      </w:r>
      <w:r>
        <w:rPr>
          <w:rFonts w:ascii="宋体" w:hAnsi="宋体" w:hint="eastAsia"/>
          <w:sz w:val="21"/>
          <w:szCs w:val="21"/>
        </w:rPr>
        <w:t>。其在最后的评估环节中用于为</w:t>
      </w:r>
      <w:r>
        <w:rPr>
          <w:rFonts w:eastAsia="黑体" w:hint="eastAsia"/>
          <w:kern w:val="2"/>
          <w:sz w:val="21"/>
          <w:szCs w:val="21"/>
        </w:rPr>
        <w:t>TEST_FEATURES</w:t>
      </w:r>
      <w:r>
        <w:rPr>
          <w:rFonts w:ascii="宋体" w:hAnsi="宋体" w:hint="eastAsia"/>
          <w:sz w:val="21"/>
          <w:szCs w:val="21"/>
        </w:rPr>
        <w:t>评分，框定阈值后得到最终的网络日志告警节点</w:t>
      </w:r>
      <w:r>
        <w:rPr>
          <w:rFonts w:eastAsia="黑体" w:hint="eastAsia"/>
          <w:kern w:val="2"/>
          <w:sz w:val="21"/>
          <w:szCs w:val="21"/>
        </w:rPr>
        <w:t>NET_ALARMS</w:t>
      </w:r>
      <w:r>
        <w:rPr>
          <w:rFonts w:ascii="宋体" w:hAnsi="宋体" w:hint="eastAsia"/>
          <w:sz w:val="21"/>
          <w:szCs w:val="21"/>
        </w:rPr>
        <w:t>。</w:t>
      </w:r>
    </w:p>
    <w:p w:rsidR="0079474E" w:rsidRDefault="00000000">
      <w:pPr>
        <w:pStyle w:val="22"/>
        <w:numPr>
          <w:ilvl w:val="2"/>
          <w:numId w:val="1"/>
        </w:numPr>
        <w:spacing w:before="120" w:after="120"/>
      </w:pPr>
      <w:bookmarkStart w:id="28" w:name="_Ref206094677"/>
      <w:proofErr w:type="spellStart"/>
      <w:r>
        <w:rPr>
          <w:rFonts w:hint="eastAsia"/>
        </w:rPr>
        <w:t>FastText</w:t>
      </w:r>
      <w:proofErr w:type="spellEnd"/>
      <w:r>
        <w:rPr>
          <w:rFonts w:hint="eastAsia"/>
        </w:rPr>
        <w:t>模型</w:t>
      </w:r>
      <w:bookmarkEnd w:id="28"/>
    </w:p>
    <w:p w:rsidR="0079474E" w:rsidRDefault="00000000">
      <w:pPr>
        <w:pStyle w:val="11"/>
        <w:ind w:firstLine="420"/>
        <w:rPr>
          <w:kern w:val="2"/>
          <w:sz w:val="21"/>
          <w:szCs w:val="21"/>
        </w:rPr>
      </w:pPr>
      <w:proofErr w:type="spellStart"/>
      <w:r>
        <w:rPr>
          <w:rFonts w:hint="eastAsia"/>
          <w:kern w:val="2"/>
          <w:sz w:val="21"/>
          <w:szCs w:val="21"/>
        </w:rPr>
        <w:t>FastText</w:t>
      </w:r>
      <w:proofErr w:type="spellEnd"/>
      <w:r>
        <w:rPr>
          <w:rFonts w:hint="eastAsia"/>
          <w:kern w:val="2"/>
          <w:sz w:val="21"/>
          <w:szCs w:val="21"/>
        </w:rPr>
        <w:t>作为一种高效的词表</w:t>
      </w:r>
      <w:proofErr w:type="gramStart"/>
      <w:r>
        <w:rPr>
          <w:rFonts w:hint="eastAsia"/>
          <w:kern w:val="2"/>
          <w:sz w:val="21"/>
          <w:szCs w:val="21"/>
        </w:rPr>
        <w:t>示学习</w:t>
      </w:r>
      <w:proofErr w:type="gramEnd"/>
      <w:r>
        <w:rPr>
          <w:rFonts w:hint="eastAsia"/>
          <w:kern w:val="2"/>
          <w:sz w:val="21"/>
          <w:szCs w:val="21"/>
        </w:rPr>
        <w:t>和文本分类算法，区别于传统的</w:t>
      </w:r>
      <w:r>
        <w:rPr>
          <w:rFonts w:hint="eastAsia"/>
          <w:kern w:val="2"/>
          <w:sz w:val="21"/>
          <w:szCs w:val="21"/>
        </w:rPr>
        <w:t>Word2Vec</w:t>
      </w:r>
      <w:r>
        <w:rPr>
          <w:rFonts w:hint="eastAsia"/>
          <w:kern w:val="2"/>
          <w:sz w:val="21"/>
          <w:szCs w:val="21"/>
        </w:rPr>
        <w:t>模型</w:t>
      </w:r>
      <w:r>
        <w:rPr>
          <w:kern w:val="2"/>
          <w:sz w:val="21"/>
          <w:szCs w:val="21"/>
        </w:rPr>
        <w:fldChar w:fldCharType="begin"/>
      </w:r>
      <w:r>
        <w:rPr>
          <w:kern w:val="2"/>
          <w:sz w:val="21"/>
          <w:szCs w:val="21"/>
        </w:rPr>
        <w:instrText xml:space="preserve"> </w:instrText>
      </w:r>
      <w:r>
        <w:rPr>
          <w:rFonts w:hint="eastAsia"/>
          <w:kern w:val="2"/>
          <w:sz w:val="21"/>
          <w:szCs w:val="21"/>
        </w:rPr>
        <w:instrText>REF _Ref206092317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[18]</w:t>
      </w:r>
      <w:r>
        <w:rPr>
          <w:kern w:val="2"/>
          <w:sz w:val="21"/>
          <w:szCs w:val="21"/>
        </w:rPr>
        <w:fldChar w:fldCharType="end"/>
      </w:r>
      <w:r>
        <w:rPr>
          <w:rFonts w:hint="eastAsia"/>
          <w:kern w:val="2"/>
          <w:sz w:val="21"/>
          <w:szCs w:val="21"/>
        </w:rPr>
        <w:t>，其特点主要在于将文本的词拆分为</w:t>
      </w:r>
      <w:proofErr w:type="gramStart"/>
      <w:r>
        <w:rPr>
          <w:rFonts w:hint="eastAsia"/>
          <w:kern w:val="2"/>
          <w:sz w:val="21"/>
          <w:szCs w:val="21"/>
        </w:rPr>
        <w:t>字符级</w:t>
      </w:r>
      <w:proofErr w:type="gramEnd"/>
      <w:r>
        <w:rPr>
          <w:rFonts w:hint="eastAsia"/>
          <w:kern w:val="2"/>
          <w:sz w:val="21"/>
          <w:szCs w:val="21"/>
        </w:rPr>
        <w:t>的</w:t>
      </w:r>
      <w:r>
        <w:rPr>
          <w:rFonts w:hint="eastAsia"/>
          <w:kern w:val="2"/>
          <w:sz w:val="21"/>
          <w:szCs w:val="21"/>
        </w:rPr>
        <w:t>n-gram</w:t>
      </w:r>
      <w:r>
        <w:rPr>
          <w:rFonts w:hint="eastAsia"/>
          <w:kern w:val="2"/>
          <w:sz w:val="21"/>
          <w:szCs w:val="21"/>
        </w:rPr>
        <w:t>子词组合而不是将词作为原子单位来处理，因此选择</w:t>
      </w:r>
      <w:proofErr w:type="spellStart"/>
      <w:r>
        <w:rPr>
          <w:rFonts w:hint="eastAsia"/>
          <w:kern w:val="2"/>
          <w:sz w:val="21"/>
          <w:szCs w:val="21"/>
        </w:rPr>
        <w:t>FastText</w:t>
      </w:r>
      <w:proofErr w:type="spellEnd"/>
      <w:r>
        <w:rPr>
          <w:rFonts w:hint="eastAsia"/>
          <w:kern w:val="2"/>
          <w:sz w:val="21"/>
          <w:szCs w:val="21"/>
        </w:rPr>
        <w:t>模型来处理网络流量日志数据是非常合适的。从日志结构上看，网络数据中的</w:t>
      </w:r>
      <w:r>
        <w:rPr>
          <w:rFonts w:hint="eastAsia"/>
          <w:kern w:val="2"/>
          <w:sz w:val="21"/>
          <w:szCs w:val="21"/>
        </w:rPr>
        <w:t>IP</w:t>
      </w:r>
      <w:r>
        <w:rPr>
          <w:rFonts w:hint="eastAsia"/>
          <w:kern w:val="2"/>
          <w:sz w:val="21"/>
          <w:szCs w:val="21"/>
        </w:rPr>
        <w:t>地址和端口号等标识符具有相当明显的层次结构特征，比如“</w:t>
      </w:r>
      <w:r>
        <w:rPr>
          <w:rFonts w:hint="eastAsia"/>
          <w:kern w:val="2"/>
          <w:sz w:val="21"/>
          <w:szCs w:val="21"/>
        </w:rPr>
        <w:t>191.94.54.5:8080</w:t>
      </w:r>
      <w:r>
        <w:rPr>
          <w:rFonts w:hint="eastAsia"/>
          <w:kern w:val="2"/>
          <w:sz w:val="21"/>
          <w:szCs w:val="21"/>
        </w:rPr>
        <w:t>”中的</w:t>
      </w:r>
      <w:r>
        <w:rPr>
          <w:rFonts w:hint="eastAsia"/>
          <w:kern w:val="2"/>
          <w:sz w:val="21"/>
          <w:szCs w:val="21"/>
        </w:rPr>
        <w:lastRenderedPageBreak/>
        <w:t>“</w:t>
      </w:r>
      <w:r>
        <w:rPr>
          <w:rFonts w:hint="eastAsia"/>
          <w:kern w:val="2"/>
          <w:sz w:val="21"/>
          <w:szCs w:val="21"/>
        </w:rPr>
        <w:t>191</w:t>
      </w:r>
      <w:r>
        <w:rPr>
          <w:rFonts w:hint="eastAsia"/>
          <w:kern w:val="2"/>
          <w:sz w:val="21"/>
          <w:szCs w:val="21"/>
        </w:rPr>
        <w:t>”等网</w:t>
      </w:r>
      <w:proofErr w:type="gramStart"/>
      <w:r>
        <w:rPr>
          <w:rFonts w:hint="eastAsia"/>
          <w:kern w:val="2"/>
          <w:sz w:val="21"/>
          <w:szCs w:val="21"/>
        </w:rPr>
        <w:t>段信息</w:t>
      </w:r>
      <w:proofErr w:type="gramEnd"/>
      <w:r>
        <w:rPr>
          <w:rFonts w:hint="eastAsia"/>
          <w:kern w:val="2"/>
          <w:sz w:val="21"/>
          <w:szCs w:val="21"/>
        </w:rPr>
        <w:t>以及端口号“</w:t>
      </w:r>
      <w:r>
        <w:rPr>
          <w:rFonts w:hint="eastAsia"/>
          <w:kern w:val="2"/>
          <w:sz w:val="21"/>
          <w:szCs w:val="21"/>
        </w:rPr>
        <w:t>8080</w:t>
      </w:r>
      <w:r>
        <w:rPr>
          <w:rFonts w:hint="eastAsia"/>
          <w:kern w:val="2"/>
          <w:sz w:val="21"/>
          <w:szCs w:val="21"/>
        </w:rPr>
        <w:t>”都是十分重要的信息。同时，由于网络日志数据规模相当大，</w:t>
      </w:r>
      <w:proofErr w:type="spellStart"/>
      <w:r>
        <w:rPr>
          <w:rFonts w:hint="eastAsia"/>
          <w:kern w:val="2"/>
          <w:sz w:val="21"/>
          <w:szCs w:val="21"/>
        </w:rPr>
        <w:t>FastText</w:t>
      </w:r>
      <w:proofErr w:type="spellEnd"/>
      <w:r>
        <w:rPr>
          <w:rFonts w:hint="eastAsia"/>
          <w:kern w:val="2"/>
          <w:sz w:val="21"/>
          <w:szCs w:val="21"/>
        </w:rPr>
        <w:t>作为轻量级的模型，不会像深度学习模型那样在训练和推理的流程中占用大量空间资源，适合部署在资源受限的网络安全设备上；同时其快速训练的特性也使其能够在较为合理的时间内处理大量的网络日志</w:t>
      </w:r>
      <w:r>
        <w:rPr>
          <w:kern w:val="2"/>
          <w:sz w:val="21"/>
          <w:szCs w:val="21"/>
        </w:rPr>
        <w:fldChar w:fldCharType="begin"/>
      </w:r>
      <w:r>
        <w:rPr>
          <w:kern w:val="2"/>
          <w:sz w:val="21"/>
          <w:szCs w:val="21"/>
        </w:rPr>
        <w:instrText xml:space="preserve"> </w:instrText>
      </w:r>
      <w:r>
        <w:rPr>
          <w:rFonts w:hint="eastAsia"/>
          <w:kern w:val="2"/>
          <w:sz w:val="21"/>
          <w:szCs w:val="21"/>
        </w:rPr>
        <w:instrText>REF _Ref206084395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[13]</w:t>
      </w:r>
      <w:r>
        <w:rPr>
          <w:kern w:val="2"/>
          <w:sz w:val="21"/>
          <w:szCs w:val="21"/>
        </w:rPr>
        <w:fldChar w:fldCharType="end"/>
      </w:r>
      <w:r>
        <w:rPr>
          <w:rFonts w:hint="eastAsia"/>
          <w:kern w:val="2"/>
          <w:sz w:val="21"/>
          <w:szCs w:val="21"/>
        </w:rPr>
        <w:t>。</w:t>
      </w:r>
    </w:p>
    <w:p w:rsidR="0079474E" w:rsidRDefault="00000000">
      <w:pPr>
        <w:pStyle w:val="11"/>
        <w:ind w:firstLine="420"/>
        <w:rPr>
          <w:kern w:val="2"/>
          <w:sz w:val="21"/>
          <w:szCs w:val="21"/>
        </w:rPr>
      </w:pPr>
      <w:r>
        <w:rPr>
          <w:rFonts w:hint="eastAsia"/>
          <w:kern w:val="2"/>
          <w:sz w:val="21"/>
          <w:szCs w:val="21"/>
        </w:rPr>
        <w:t>基于此，不失一般性，我们首先从良性网络日志中提取出流量的源</w:t>
      </w:r>
      <w:r>
        <w:rPr>
          <w:rFonts w:hint="eastAsia"/>
          <w:kern w:val="2"/>
          <w:sz w:val="21"/>
          <w:szCs w:val="21"/>
        </w:rPr>
        <w:t>IP</w:t>
      </w:r>
      <w:r>
        <w:rPr>
          <w:rFonts w:hint="eastAsia"/>
          <w:kern w:val="2"/>
          <w:sz w:val="21"/>
          <w:szCs w:val="21"/>
        </w:rPr>
        <w:t>地址及端口</w:t>
      </w:r>
      <w:r>
        <w:rPr>
          <w:rFonts w:hint="eastAsia"/>
          <w:kern w:val="2"/>
          <w:sz w:val="21"/>
          <w:szCs w:val="21"/>
        </w:rPr>
        <w:t>(</w:t>
      </w:r>
      <w:proofErr w:type="spellStart"/>
      <m:oMath>
        <m:r>
          <m:rPr>
            <m:nor/>
          </m:rPr>
          <w:rPr>
            <w:rFonts w:ascii="Cambria Math" w:hAnsi="Cambria Math" w:hint="eastAsia"/>
            <w:kern w:val="2"/>
            <w:sz w:val="21"/>
            <w:szCs w:val="21"/>
          </w:rPr>
          <m:t>src_ip_port</m:t>
        </m:r>
      </m:oMath>
      <w:proofErr w:type="spellEnd"/>
      <w:r>
        <w:rPr>
          <w:rFonts w:hint="eastAsia"/>
          <w:kern w:val="2"/>
          <w:sz w:val="21"/>
          <w:szCs w:val="21"/>
        </w:rPr>
        <w:t>)</w:t>
      </w:r>
      <w:r>
        <w:rPr>
          <w:rFonts w:hint="eastAsia"/>
          <w:kern w:val="2"/>
          <w:sz w:val="21"/>
          <w:szCs w:val="21"/>
        </w:rPr>
        <w:t>、目标</w:t>
      </w:r>
      <w:r>
        <w:rPr>
          <w:rFonts w:hint="eastAsia"/>
          <w:kern w:val="2"/>
          <w:sz w:val="21"/>
          <w:szCs w:val="21"/>
        </w:rPr>
        <w:t>IP</w:t>
      </w:r>
      <w:r>
        <w:rPr>
          <w:rFonts w:hint="eastAsia"/>
          <w:kern w:val="2"/>
          <w:sz w:val="21"/>
          <w:szCs w:val="21"/>
        </w:rPr>
        <w:t>及端口</w:t>
      </w:r>
      <w:r>
        <w:rPr>
          <w:rFonts w:hint="eastAsia"/>
          <w:kern w:val="2"/>
          <w:sz w:val="21"/>
          <w:szCs w:val="21"/>
        </w:rPr>
        <w:t>(</w:t>
      </w:r>
      <w:proofErr w:type="spellStart"/>
      <m:oMath>
        <m:r>
          <m:rPr>
            <m:nor/>
          </m:rPr>
          <w:rPr>
            <w:rFonts w:ascii="Cambria Math" w:hAnsi="Cambria Math" w:hint="eastAsia"/>
            <w:kern w:val="2"/>
            <w:sz w:val="21"/>
            <w:szCs w:val="21"/>
          </w:rPr>
          <m:t>dest_ip_port</m:t>
        </m:r>
      </m:oMath>
      <w:proofErr w:type="spellEnd"/>
      <w:r>
        <w:rPr>
          <w:rFonts w:hint="eastAsia"/>
          <w:kern w:val="2"/>
          <w:sz w:val="21"/>
          <w:szCs w:val="21"/>
        </w:rPr>
        <w:t>)</w:t>
      </w:r>
      <w:r>
        <w:rPr>
          <w:rFonts w:hint="eastAsia"/>
          <w:kern w:val="2"/>
          <w:sz w:val="21"/>
          <w:szCs w:val="21"/>
        </w:rPr>
        <w:t>和流量类型</w:t>
      </w:r>
      <w:r>
        <w:rPr>
          <w:rFonts w:hint="eastAsia"/>
          <w:kern w:val="2"/>
          <w:sz w:val="21"/>
          <w:szCs w:val="21"/>
        </w:rPr>
        <w:t>(</w:t>
      </w:r>
      <w:proofErr w:type="spellStart"/>
      <m:oMath>
        <m:r>
          <m:rPr>
            <m:nor/>
          </m:rPr>
          <w:rPr>
            <w:rFonts w:ascii="Cambria Math" w:hAnsi="Cambria Math" w:hint="eastAsia"/>
            <w:kern w:val="2"/>
            <w:sz w:val="21"/>
            <w:szCs w:val="21"/>
          </w:rPr>
          <m:t>flow_type</m:t>
        </m:r>
      </m:oMath>
      <w:proofErr w:type="spellEnd"/>
      <w:r>
        <w:rPr>
          <w:rFonts w:hint="eastAsia"/>
          <w:kern w:val="2"/>
          <w:sz w:val="21"/>
          <w:szCs w:val="21"/>
        </w:rPr>
        <w:t>)</w:t>
      </w:r>
      <w:r>
        <w:rPr>
          <w:rFonts w:hint="eastAsia"/>
          <w:kern w:val="2"/>
          <w:sz w:val="21"/>
          <w:szCs w:val="21"/>
        </w:rPr>
        <w:t>，将三者依次用空格连接，组合成</w:t>
      </w:r>
      <m:oMath>
        <m:r>
          <w:rPr>
            <w:rFonts w:ascii="Cambria Math" w:hAnsi="Cambria Math"/>
            <w:kern w:val="2"/>
            <w:sz w:val="21"/>
            <w:szCs w:val="21"/>
          </w:rPr>
          <m:t xml:space="preserve"> </m:t>
        </m:r>
        <m:r>
          <m:rPr>
            <m:nor/>
          </m:rPr>
          <w:rPr>
            <w:rFonts w:ascii="Cambria Math" w:hAnsi="Cambria Math" w:hint="eastAsia"/>
            <w:kern w:val="2"/>
            <w:sz w:val="21"/>
            <w:szCs w:val="21"/>
          </w:rPr>
          <m:t>"src_ip_port</m:t>
        </m:r>
        <m:r>
          <w:rPr>
            <w:rFonts w:ascii="Cambria Math" w:hAnsi="Cambria Math"/>
            <w:kern w:val="2"/>
            <w:sz w:val="21"/>
            <w:szCs w:val="21"/>
          </w:rPr>
          <m:t xml:space="preserve"> </m:t>
        </m:r>
        <m:r>
          <m:rPr>
            <m:sty m:val="p"/>
          </m:rPr>
          <w:rPr>
            <w:rFonts w:ascii="Cambria Math" w:hAnsi="Cambria Math"/>
            <w:kern w:val="2"/>
            <w:sz w:val="21"/>
            <w:szCs w:val="21"/>
          </w:rPr>
          <m:t>dest</m:t>
        </m:r>
        <m:r>
          <m:rPr>
            <m:lit/>
            <m:sty m:val="p"/>
          </m:rPr>
          <w:rPr>
            <w:rFonts w:ascii="Cambria Math" w:hAnsi="Cambria Math"/>
            <w:kern w:val="2"/>
            <w:sz w:val="21"/>
            <w:szCs w:val="21"/>
          </w:rPr>
          <m:t>_</m:t>
        </m:r>
        <m:r>
          <m:rPr>
            <m:sty m:val="p"/>
          </m:rPr>
          <w:rPr>
            <w:rFonts w:ascii="Cambria Math" w:hAnsi="Cambria Math"/>
            <w:kern w:val="2"/>
            <w:sz w:val="21"/>
            <w:szCs w:val="21"/>
          </w:rPr>
          <m:t>ip</m:t>
        </m:r>
        <m:r>
          <m:rPr>
            <m:lit/>
            <m:sty m:val="p"/>
          </m:rPr>
          <w:rPr>
            <w:rFonts w:ascii="Cambria Math" w:hAnsi="Cambria Math"/>
            <w:kern w:val="2"/>
            <w:sz w:val="21"/>
            <w:szCs w:val="21"/>
          </w:rPr>
          <m:t>_</m:t>
        </m:r>
        <m:r>
          <m:rPr>
            <m:sty m:val="p"/>
          </m:rPr>
          <w:rPr>
            <w:rFonts w:ascii="Cambria Math" w:hAnsi="Cambria Math"/>
            <w:kern w:val="2"/>
            <w:sz w:val="21"/>
            <w:szCs w:val="21"/>
          </w:rPr>
          <m:t>port</m:t>
        </m:r>
        <m:r>
          <w:rPr>
            <w:rFonts w:ascii="Cambria Math" w:hAnsi="Cambria Math"/>
            <w:kern w:val="2"/>
            <w:sz w:val="21"/>
            <w:szCs w:val="21"/>
          </w:rPr>
          <m:t xml:space="preserve"> </m:t>
        </m:r>
        <m:r>
          <m:rPr>
            <m:sty m:val="p"/>
          </m:rPr>
          <w:rPr>
            <w:rFonts w:ascii="Cambria Math" w:hAnsi="Cambria Math"/>
            <w:kern w:val="2"/>
            <w:sz w:val="21"/>
            <w:szCs w:val="21"/>
          </w:rPr>
          <m:t>flow</m:t>
        </m:r>
        <m:r>
          <m:rPr>
            <m:lit/>
            <m:sty m:val="p"/>
          </m:rPr>
          <w:rPr>
            <w:rFonts w:ascii="Cambria Math" w:hAnsi="Cambria Math"/>
            <w:kern w:val="2"/>
            <w:sz w:val="21"/>
            <w:szCs w:val="21"/>
          </w:rPr>
          <m:t>_</m:t>
        </m:r>
        <m:r>
          <m:rPr>
            <m:sty m:val="p"/>
          </m:rPr>
          <w:rPr>
            <w:rFonts w:ascii="Cambria Math" w:hAnsi="Cambria Math"/>
            <w:kern w:val="2"/>
            <w:sz w:val="21"/>
            <w:szCs w:val="21"/>
          </w:rPr>
          <m:t>type</m:t>
        </m:r>
        <m:r>
          <w:rPr>
            <w:rFonts w:ascii="Cambria Math" w:hAnsi="Cambria Math"/>
            <w:kern w:val="2"/>
            <w:sz w:val="21"/>
            <w:szCs w:val="21"/>
          </w:rPr>
          <m:t xml:space="preserve">" </m:t>
        </m:r>
      </m:oMath>
      <w:r>
        <w:rPr>
          <w:rFonts w:hint="eastAsia"/>
          <w:kern w:val="2"/>
          <w:sz w:val="21"/>
          <w:szCs w:val="21"/>
        </w:rPr>
        <w:t>格式的短语，并利用</w:t>
      </w:r>
      <w:proofErr w:type="spellStart"/>
      <w:r>
        <w:rPr>
          <w:rFonts w:hint="eastAsia"/>
          <w:kern w:val="2"/>
          <w:sz w:val="21"/>
          <w:szCs w:val="21"/>
        </w:rPr>
        <w:t>FastText</w:t>
      </w:r>
      <w:proofErr w:type="spellEnd"/>
      <w:r>
        <w:rPr>
          <w:rFonts w:hint="eastAsia"/>
          <w:kern w:val="2"/>
          <w:sz w:val="21"/>
          <w:szCs w:val="21"/>
        </w:rPr>
        <w:t>学习其上下文关系，识别正常的通信模式，从而为后续的异常检测提供丰富的特征表示。</w:t>
      </w:r>
    </w:p>
    <w:p w:rsidR="0079474E" w:rsidRDefault="00000000">
      <w:pPr>
        <w:pStyle w:val="22"/>
        <w:numPr>
          <w:ilvl w:val="2"/>
          <w:numId w:val="1"/>
        </w:numPr>
        <w:spacing w:before="120" w:after="120"/>
      </w:pPr>
      <w:bookmarkStart w:id="29" w:name="_Ref206098127"/>
      <w:r>
        <w:rPr>
          <w:rFonts w:hint="eastAsia"/>
        </w:rPr>
        <w:t>预处理特征化</w:t>
      </w:r>
      <w:bookmarkEnd w:id="29"/>
    </w:p>
    <w:p w:rsidR="0079474E" w:rsidRDefault="00000000">
      <w:pPr>
        <w:pStyle w:val="11"/>
        <w:ind w:firstLine="420"/>
        <w:rPr>
          <w:kern w:val="2"/>
          <w:sz w:val="21"/>
          <w:szCs w:val="21"/>
        </w:rPr>
      </w:pPr>
      <w:r>
        <w:rPr>
          <w:rFonts w:hint="eastAsia"/>
          <w:kern w:val="2"/>
          <w:sz w:val="21"/>
          <w:szCs w:val="21"/>
        </w:rPr>
        <w:t>首先载入日志数据。网络流量日志数据规模相当大，因此将其载入需要同时考虑时间与空间资源的优化与分配问题。预处理阶段需要高效的数据载入，我们推荐分批次读取数据集以减少</w:t>
      </w:r>
      <w:r>
        <w:rPr>
          <w:rFonts w:hint="eastAsia"/>
          <w:kern w:val="2"/>
          <w:sz w:val="21"/>
          <w:szCs w:val="21"/>
        </w:rPr>
        <w:t>I/O</w:t>
      </w:r>
      <w:r>
        <w:rPr>
          <w:rFonts w:hint="eastAsia"/>
          <w:kern w:val="2"/>
          <w:sz w:val="21"/>
          <w:szCs w:val="21"/>
        </w:rPr>
        <w:t>次数。载入后，采用多线程并行处理技术，批量读取网络流量记录并行解析，与</w:t>
      </w:r>
      <w:r>
        <w:rPr>
          <w:kern w:val="2"/>
          <w:sz w:val="21"/>
          <w:szCs w:val="21"/>
        </w:rPr>
        <w:fldChar w:fldCharType="begin"/>
      </w:r>
      <w:r>
        <w:rPr>
          <w:kern w:val="2"/>
          <w:sz w:val="21"/>
          <w:szCs w:val="21"/>
        </w:rPr>
        <w:instrText xml:space="preserve"> </w:instrText>
      </w:r>
      <w:r>
        <w:rPr>
          <w:rFonts w:hint="eastAsia"/>
          <w:kern w:val="2"/>
          <w:sz w:val="21"/>
          <w:szCs w:val="21"/>
        </w:rPr>
        <w:instrText>REF _Ref206094677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2.3.1</w:t>
      </w:r>
      <w:r>
        <w:rPr>
          <w:kern w:val="2"/>
          <w:sz w:val="21"/>
          <w:szCs w:val="21"/>
        </w:rPr>
        <w:fldChar w:fldCharType="end"/>
      </w:r>
      <w:r>
        <w:rPr>
          <w:rFonts w:hint="eastAsia"/>
          <w:kern w:val="2"/>
          <w:sz w:val="21"/>
          <w:szCs w:val="21"/>
        </w:rPr>
        <w:t>节一致，提取</w:t>
      </w:r>
      <w:proofErr w:type="gramStart"/>
      <w:r>
        <w:rPr>
          <w:rFonts w:hint="eastAsia"/>
          <w:kern w:val="2"/>
          <w:sz w:val="21"/>
          <w:szCs w:val="21"/>
        </w:rPr>
        <w:t>出网络</w:t>
      </w:r>
      <w:proofErr w:type="gramEnd"/>
      <w:r>
        <w:rPr>
          <w:rFonts w:hint="eastAsia"/>
          <w:kern w:val="2"/>
          <w:sz w:val="21"/>
          <w:szCs w:val="21"/>
        </w:rPr>
        <w:t>事件的源</w:t>
      </w:r>
      <w:r>
        <w:rPr>
          <w:rFonts w:hint="eastAsia"/>
          <w:kern w:val="2"/>
          <w:sz w:val="21"/>
          <w:szCs w:val="21"/>
        </w:rPr>
        <w:t>IP</w:t>
      </w:r>
      <w:r>
        <w:rPr>
          <w:rFonts w:hint="eastAsia"/>
          <w:kern w:val="2"/>
          <w:sz w:val="21"/>
          <w:szCs w:val="21"/>
        </w:rPr>
        <w:t>及端口、目标</w:t>
      </w:r>
      <w:r>
        <w:rPr>
          <w:rFonts w:hint="eastAsia"/>
          <w:kern w:val="2"/>
          <w:sz w:val="21"/>
          <w:szCs w:val="21"/>
        </w:rPr>
        <w:t>IP</w:t>
      </w:r>
      <w:r>
        <w:rPr>
          <w:rFonts w:hint="eastAsia"/>
          <w:kern w:val="2"/>
          <w:sz w:val="21"/>
          <w:szCs w:val="21"/>
        </w:rPr>
        <w:t>及端口和流量类型三个标签，并组合成短语</w:t>
      </w:r>
      <w:r>
        <w:rPr>
          <w:rFonts w:hint="eastAsia"/>
          <w:kern w:val="2"/>
          <w:sz w:val="21"/>
          <w:szCs w:val="21"/>
        </w:rPr>
        <w:t>(phrase)</w:t>
      </w:r>
      <w:r>
        <w:rPr>
          <w:rFonts w:hint="eastAsia"/>
          <w:kern w:val="2"/>
          <w:sz w:val="21"/>
          <w:szCs w:val="21"/>
        </w:rPr>
        <w:t>。现在我们完成了数据的扁平化处理，基于此，我们将数据结构化存储</w:t>
      </w:r>
      <w:r>
        <w:rPr>
          <w:rFonts w:hint="eastAsia"/>
          <w:kern w:val="2"/>
          <w:sz w:val="21"/>
          <w:szCs w:val="21"/>
        </w:rPr>
        <w:t>(</w:t>
      </w:r>
      <w:proofErr w:type="spellStart"/>
      <w:r>
        <w:rPr>
          <w:rFonts w:hint="eastAsia"/>
          <w:kern w:val="2"/>
          <w:sz w:val="21"/>
          <w:szCs w:val="21"/>
        </w:rPr>
        <w:t>dataframe</w:t>
      </w:r>
      <w:proofErr w:type="spellEnd"/>
      <w:r>
        <w:rPr>
          <w:rFonts w:hint="eastAsia"/>
          <w:kern w:val="2"/>
          <w:sz w:val="21"/>
          <w:szCs w:val="21"/>
        </w:rPr>
        <w:t>)</w:t>
      </w:r>
      <w:r>
        <w:rPr>
          <w:rFonts w:hint="eastAsia"/>
          <w:kern w:val="2"/>
          <w:sz w:val="21"/>
          <w:szCs w:val="21"/>
        </w:rPr>
        <w:t>后，</w:t>
      </w:r>
      <w:proofErr w:type="gramStart"/>
      <w:r>
        <w:rPr>
          <w:rFonts w:hint="eastAsia"/>
          <w:kern w:val="2"/>
          <w:sz w:val="21"/>
          <w:szCs w:val="21"/>
        </w:rPr>
        <w:t>按时间戳排序</w:t>
      </w:r>
      <w:proofErr w:type="gramEnd"/>
      <w:r>
        <w:rPr>
          <w:rFonts w:hint="eastAsia"/>
          <w:kern w:val="2"/>
          <w:sz w:val="21"/>
          <w:szCs w:val="21"/>
        </w:rPr>
        <w:t>。</w:t>
      </w:r>
    </w:p>
    <w:p w:rsidR="0079474E" w:rsidRDefault="0079474E">
      <w:pPr>
        <w:pStyle w:val="11"/>
        <w:ind w:firstLine="420"/>
        <w:rPr>
          <w:kern w:val="2"/>
          <w:sz w:val="21"/>
          <w:szCs w:val="21"/>
        </w:rPr>
      </w:pPr>
    </w:p>
    <w:p w:rsidR="0079474E" w:rsidRDefault="00000000">
      <w:pPr>
        <w:pStyle w:val="11"/>
        <w:ind w:firstLineChars="0" w:firstLine="0"/>
        <w:jc w:val="center"/>
        <w:rPr>
          <w:kern w:val="2"/>
          <w:sz w:val="21"/>
          <w:szCs w:val="21"/>
        </w:rPr>
      </w:pPr>
      <w:r>
        <w:rPr>
          <w:noProof/>
        </w:rPr>
        <w:drawing>
          <wp:inline distT="0" distB="0" distL="114300" distR="114300">
            <wp:extent cx="5539740" cy="718185"/>
            <wp:effectExtent l="0" t="0" r="381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5539740" cy="718185"/>
                    </a:xfrm>
                    <a:prstGeom prst="rect">
                      <a:avLst/>
                    </a:prstGeom>
                    <a:noFill/>
                    <a:ln>
                      <a:noFill/>
                    </a:ln>
                  </pic:spPr>
                </pic:pic>
              </a:graphicData>
            </a:graphic>
          </wp:inline>
        </w:drawing>
      </w:r>
    </w:p>
    <w:p w:rsidR="0079474E" w:rsidRDefault="00000000">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rPr>
        <w:t>网络日志异常检测模块的数据载入流程</w:t>
      </w:r>
    </w:p>
    <w:p w:rsidR="0079474E" w:rsidRDefault="0079474E">
      <w:pPr>
        <w:pStyle w:val="11"/>
        <w:ind w:firstLine="420"/>
        <w:rPr>
          <w:kern w:val="2"/>
          <w:sz w:val="21"/>
          <w:szCs w:val="21"/>
        </w:rPr>
      </w:pPr>
    </w:p>
    <w:p w:rsidR="0079474E" w:rsidRDefault="00000000">
      <w:pPr>
        <w:pStyle w:val="11"/>
        <w:ind w:firstLine="420"/>
        <w:rPr>
          <w:kern w:val="2"/>
          <w:sz w:val="21"/>
          <w:szCs w:val="21"/>
        </w:rPr>
      </w:pPr>
      <w:r>
        <w:rPr>
          <w:rFonts w:hint="eastAsia"/>
          <w:kern w:val="2"/>
          <w:sz w:val="21"/>
          <w:szCs w:val="21"/>
        </w:rPr>
        <w:t>随后进行溯源图的构建。利用前一步得到的短语信息，将</w:t>
      </w:r>
      <w:r>
        <w:rPr>
          <w:rFonts w:hint="eastAsia"/>
          <w:kern w:val="2"/>
          <w:sz w:val="21"/>
          <w:szCs w:val="21"/>
        </w:rPr>
        <w:t>IP</w:t>
      </w:r>
      <w:r>
        <w:rPr>
          <w:rFonts w:hint="eastAsia"/>
          <w:kern w:val="2"/>
          <w:sz w:val="21"/>
          <w:szCs w:val="21"/>
        </w:rPr>
        <w:t>端口抽象为图中的节点，遍历所有的日志数据连接记录，为每个节点收集其参与的通信过程从而形成节点特征的原始数据，将日志中表示的网络拓扑关系进一步转换为节点级别的行为特征。这样构建出的图可以用于描述攻击行为在网络通信过程中产生的攻击链路，并且蕴含了节点间可能有的重要交互关系。</w:t>
      </w:r>
    </w:p>
    <w:p w:rsidR="0079474E" w:rsidRDefault="00000000">
      <w:pPr>
        <w:pStyle w:val="11"/>
        <w:ind w:firstLine="420"/>
        <w:rPr>
          <w:kern w:val="2"/>
          <w:sz w:val="21"/>
          <w:szCs w:val="21"/>
        </w:rPr>
      </w:pPr>
      <w:r>
        <w:rPr>
          <w:rFonts w:hint="eastAsia"/>
          <w:kern w:val="2"/>
          <w:sz w:val="21"/>
          <w:szCs w:val="21"/>
        </w:rPr>
        <w:t>最后进行特征提取。我们利用</w:t>
      </w:r>
      <w:r>
        <w:rPr>
          <w:kern w:val="2"/>
          <w:sz w:val="21"/>
          <w:szCs w:val="21"/>
        </w:rPr>
        <w:fldChar w:fldCharType="begin"/>
      </w:r>
      <w:r>
        <w:rPr>
          <w:kern w:val="2"/>
          <w:sz w:val="21"/>
          <w:szCs w:val="21"/>
        </w:rPr>
        <w:instrText xml:space="preserve"> </w:instrText>
      </w:r>
      <w:r>
        <w:rPr>
          <w:rFonts w:hint="eastAsia"/>
          <w:kern w:val="2"/>
          <w:sz w:val="21"/>
          <w:szCs w:val="21"/>
        </w:rPr>
        <w:instrText>REF _Ref206094677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2.3.1</w:t>
      </w:r>
      <w:r>
        <w:rPr>
          <w:kern w:val="2"/>
          <w:sz w:val="21"/>
          <w:szCs w:val="21"/>
        </w:rPr>
        <w:fldChar w:fldCharType="end"/>
      </w:r>
      <w:r>
        <w:rPr>
          <w:rFonts w:hint="eastAsia"/>
          <w:kern w:val="2"/>
          <w:sz w:val="21"/>
          <w:szCs w:val="21"/>
        </w:rPr>
        <w:t>节中训练得到的</w:t>
      </w:r>
      <w:proofErr w:type="spellStart"/>
      <w:r>
        <w:rPr>
          <w:rFonts w:hint="eastAsia"/>
          <w:kern w:val="2"/>
          <w:sz w:val="21"/>
          <w:szCs w:val="21"/>
        </w:rPr>
        <w:t>FastText</w:t>
      </w:r>
      <w:proofErr w:type="spellEnd"/>
      <w:r>
        <w:rPr>
          <w:rFonts w:hint="eastAsia"/>
          <w:kern w:val="2"/>
          <w:sz w:val="21"/>
          <w:szCs w:val="21"/>
        </w:rPr>
        <w:t>模型，结合位置编码器</w:t>
      </w:r>
      <w:r>
        <w:rPr>
          <w:kern w:val="2"/>
          <w:sz w:val="21"/>
          <w:szCs w:val="21"/>
        </w:rPr>
        <w:fldChar w:fldCharType="begin"/>
      </w:r>
      <w:r>
        <w:rPr>
          <w:kern w:val="2"/>
          <w:sz w:val="21"/>
          <w:szCs w:val="21"/>
        </w:rPr>
        <w:instrText xml:space="preserve"> </w:instrText>
      </w:r>
      <w:r>
        <w:rPr>
          <w:rFonts w:hint="eastAsia"/>
          <w:kern w:val="2"/>
          <w:sz w:val="21"/>
          <w:szCs w:val="21"/>
        </w:rPr>
        <w:instrText>REF _Ref206095088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[19]</w:t>
      </w:r>
      <w:r>
        <w:rPr>
          <w:kern w:val="2"/>
          <w:sz w:val="21"/>
          <w:szCs w:val="21"/>
        </w:rPr>
        <w:fldChar w:fldCharType="end"/>
      </w:r>
      <w:r>
        <w:rPr>
          <w:rFonts w:hint="eastAsia"/>
          <w:kern w:val="2"/>
          <w:sz w:val="21"/>
          <w:szCs w:val="21"/>
        </w:rPr>
        <w:t>以增强时序信息，为每个节点生成最终的</w:t>
      </w:r>
      <w:r>
        <w:rPr>
          <w:rFonts w:hint="eastAsia"/>
          <w:kern w:val="2"/>
          <w:sz w:val="21"/>
          <w:szCs w:val="21"/>
        </w:rPr>
        <w:t>64</w:t>
      </w:r>
      <w:r>
        <w:rPr>
          <w:rFonts w:hint="eastAsia"/>
          <w:kern w:val="2"/>
          <w:sz w:val="21"/>
          <w:szCs w:val="21"/>
        </w:rPr>
        <w:t>维的特征向量表示。</w:t>
      </w:r>
    </w:p>
    <w:p w:rsidR="0079474E" w:rsidRDefault="00000000">
      <w:pPr>
        <w:pStyle w:val="22"/>
        <w:numPr>
          <w:ilvl w:val="2"/>
          <w:numId w:val="1"/>
        </w:numPr>
        <w:spacing w:before="120" w:after="120"/>
      </w:pPr>
      <w:r>
        <w:rPr>
          <w:rFonts w:hint="eastAsia"/>
        </w:rPr>
        <w:t>变分自编码器模型及推理评估</w:t>
      </w:r>
    </w:p>
    <w:p w:rsidR="0079474E" w:rsidRDefault="00000000">
      <w:pPr>
        <w:pStyle w:val="11"/>
        <w:ind w:firstLine="420"/>
        <w:rPr>
          <w:kern w:val="2"/>
          <w:sz w:val="21"/>
          <w:szCs w:val="21"/>
        </w:rPr>
      </w:pPr>
      <w:r>
        <w:rPr>
          <w:rFonts w:hint="eastAsia"/>
          <w:kern w:val="2"/>
          <w:sz w:val="21"/>
          <w:szCs w:val="21"/>
        </w:rPr>
        <w:t>变分自编码器</w:t>
      </w:r>
      <w:r>
        <w:rPr>
          <w:rFonts w:hint="eastAsia"/>
          <w:kern w:val="2"/>
          <w:sz w:val="21"/>
          <w:szCs w:val="21"/>
        </w:rPr>
        <w:t>(VAE)</w:t>
      </w:r>
      <w:r>
        <w:rPr>
          <w:rFonts w:hint="eastAsia"/>
          <w:kern w:val="2"/>
          <w:sz w:val="21"/>
          <w:szCs w:val="21"/>
        </w:rPr>
        <w:t>模型利用编码器将输入的数据映射到潜在空间的分布参数，随后再利用解码器从潜在空间采样并重构原始的数据，利用两者的比照等流程来进行数据的分布学习。</w:t>
      </w:r>
    </w:p>
    <w:p w:rsidR="0079474E" w:rsidRDefault="00000000">
      <w:pPr>
        <w:pStyle w:val="11"/>
        <w:ind w:firstLine="420"/>
        <w:rPr>
          <w:kern w:val="2"/>
          <w:sz w:val="21"/>
          <w:szCs w:val="21"/>
        </w:rPr>
      </w:pPr>
      <w:r>
        <w:rPr>
          <w:rFonts w:hint="eastAsia"/>
          <w:kern w:val="2"/>
          <w:sz w:val="21"/>
          <w:szCs w:val="21"/>
        </w:rPr>
        <w:t>我们将</w:t>
      </w:r>
      <w:proofErr w:type="spellStart"/>
      <w:r>
        <w:rPr>
          <w:rFonts w:hint="eastAsia"/>
          <w:kern w:val="2"/>
          <w:sz w:val="21"/>
          <w:szCs w:val="21"/>
        </w:rPr>
        <w:t>Nodlink</w:t>
      </w:r>
      <w:proofErr w:type="spellEnd"/>
      <w:r>
        <w:rPr>
          <w:kern w:val="2"/>
          <w:sz w:val="21"/>
          <w:szCs w:val="21"/>
        </w:rPr>
        <w:fldChar w:fldCharType="begin"/>
      </w:r>
      <w:r>
        <w:rPr>
          <w:kern w:val="2"/>
          <w:sz w:val="21"/>
          <w:szCs w:val="21"/>
        </w:rPr>
        <w:instrText xml:space="preserve"> </w:instrText>
      </w:r>
      <w:r>
        <w:rPr>
          <w:rFonts w:hint="eastAsia"/>
          <w:kern w:val="2"/>
          <w:sz w:val="21"/>
          <w:szCs w:val="21"/>
        </w:rPr>
        <w:instrText>REF _Ref206081484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w:t>
      </w:r>
      <w:r>
        <w:rPr>
          <w:kern w:val="2"/>
          <w:sz w:val="21"/>
          <w:szCs w:val="21"/>
        </w:rPr>
        <w:fldChar w:fldCharType="end"/>
      </w:r>
      <w:r>
        <w:rPr>
          <w:rFonts w:hint="eastAsia"/>
          <w:kern w:val="2"/>
          <w:sz w:val="21"/>
          <w:szCs w:val="21"/>
        </w:rPr>
        <w:t>的</w:t>
      </w:r>
      <w:r>
        <w:rPr>
          <w:rFonts w:hint="eastAsia"/>
          <w:kern w:val="2"/>
          <w:sz w:val="21"/>
          <w:szCs w:val="21"/>
        </w:rPr>
        <w:t>VAE</w:t>
      </w:r>
      <w:r>
        <w:rPr>
          <w:rFonts w:hint="eastAsia"/>
          <w:kern w:val="2"/>
          <w:sz w:val="21"/>
          <w:szCs w:val="21"/>
        </w:rPr>
        <w:t>模型用于异常检测。模型的输入是为每个网络节点的嵌入向量（由</w:t>
      </w:r>
      <w:r>
        <w:rPr>
          <w:kern w:val="2"/>
          <w:sz w:val="21"/>
          <w:szCs w:val="21"/>
        </w:rPr>
        <w:fldChar w:fldCharType="begin"/>
      </w:r>
      <w:r>
        <w:rPr>
          <w:kern w:val="2"/>
          <w:sz w:val="21"/>
          <w:szCs w:val="21"/>
        </w:rPr>
        <w:instrText xml:space="preserve"> </w:instrText>
      </w:r>
      <w:r>
        <w:rPr>
          <w:rFonts w:hint="eastAsia"/>
          <w:kern w:val="2"/>
          <w:sz w:val="21"/>
          <w:szCs w:val="21"/>
        </w:rPr>
        <w:instrText>REF _Ref206098127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2.3.2</w:t>
      </w:r>
      <w:r>
        <w:rPr>
          <w:kern w:val="2"/>
          <w:sz w:val="21"/>
          <w:szCs w:val="21"/>
        </w:rPr>
        <w:fldChar w:fldCharType="end"/>
      </w:r>
      <w:r>
        <w:rPr>
          <w:rFonts w:hint="eastAsia"/>
          <w:kern w:val="2"/>
          <w:sz w:val="21"/>
          <w:szCs w:val="21"/>
        </w:rPr>
        <w:t>得到），输出是一个异常分数。处理流程如下：首先，对于一个进程节点，将其嵌入向量输入到</w:t>
      </w:r>
      <w:r>
        <w:rPr>
          <w:rFonts w:hint="eastAsia"/>
          <w:kern w:val="2"/>
          <w:sz w:val="21"/>
          <w:szCs w:val="21"/>
        </w:rPr>
        <w:t>VAE</w:t>
      </w:r>
      <w:r>
        <w:rPr>
          <w:rFonts w:hint="eastAsia"/>
          <w:kern w:val="2"/>
          <w:sz w:val="21"/>
          <w:szCs w:val="21"/>
        </w:rPr>
        <w:t>模型中，获得输入向量的重构结果。然后，比较原始嵌入与重构嵌入。如果两者差异显著，那么输入节点更可能是一个异常节点。我们将归一化均方误差</w:t>
      </w:r>
      <w:r>
        <w:rPr>
          <w:rFonts w:hint="eastAsia"/>
          <w:kern w:val="2"/>
          <w:sz w:val="21"/>
          <w:szCs w:val="21"/>
        </w:rPr>
        <w:t>(Normalized Mean-Square Error, NMSE)</w:t>
      </w:r>
      <w:r>
        <w:rPr>
          <w:rFonts w:hint="eastAsia"/>
          <w:kern w:val="2"/>
          <w:sz w:val="21"/>
          <w:szCs w:val="21"/>
        </w:rPr>
        <w:t>作为损失函数来数值化地衡量原始嵌入与重构嵌入之间的差异，也即重构误差</w:t>
      </w:r>
      <w:r>
        <w:rPr>
          <w:rFonts w:hint="eastAsia"/>
          <w:kern w:val="2"/>
          <w:sz w:val="21"/>
          <w:szCs w:val="21"/>
        </w:rPr>
        <w:t>(Reconstruction Error, RE)</w:t>
      </w:r>
      <w:r>
        <w:rPr>
          <w:rFonts w:hint="eastAsia"/>
          <w:kern w:val="2"/>
          <w:sz w:val="21"/>
          <w:szCs w:val="21"/>
        </w:rPr>
        <w:t>。</w:t>
      </w:r>
      <w:r>
        <w:rPr>
          <w:rFonts w:hint="eastAsia"/>
          <w:kern w:val="2"/>
          <w:sz w:val="21"/>
          <w:szCs w:val="21"/>
        </w:rPr>
        <w:t>RE</w:t>
      </w:r>
      <w:r>
        <w:rPr>
          <w:rFonts w:hint="eastAsia"/>
          <w:kern w:val="2"/>
          <w:sz w:val="21"/>
          <w:szCs w:val="21"/>
        </w:rPr>
        <w:t>衡量了一个节点的稀有程度。换句话说，节点的</w:t>
      </w:r>
      <w:r>
        <w:rPr>
          <w:rFonts w:hint="eastAsia"/>
          <w:kern w:val="2"/>
          <w:sz w:val="21"/>
          <w:szCs w:val="21"/>
        </w:rPr>
        <w:t>RE</w:t>
      </w:r>
      <w:r>
        <w:rPr>
          <w:rFonts w:hint="eastAsia"/>
          <w:kern w:val="2"/>
          <w:sz w:val="21"/>
          <w:szCs w:val="21"/>
        </w:rPr>
        <w:t>值越高，根据历史数据，其越有可能是异常的。</w:t>
      </w:r>
    </w:p>
    <w:p w:rsidR="0079474E" w:rsidRDefault="00000000">
      <w:pPr>
        <w:pStyle w:val="11"/>
        <w:ind w:firstLine="420"/>
        <w:rPr>
          <w:kern w:val="2"/>
          <w:sz w:val="21"/>
          <w:szCs w:val="21"/>
        </w:rPr>
      </w:pPr>
      <w:r>
        <w:rPr>
          <w:rFonts w:hint="eastAsia"/>
          <w:kern w:val="2"/>
          <w:sz w:val="21"/>
          <w:szCs w:val="21"/>
        </w:rPr>
        <w:t>计算节点异常分数的一种方法是直接使用重构误差。然而，该方法可能对访问随机</w:t>
      </w:r>
      <w:r>
        <w:rPr>
          <w:rFonts w:hint="eastAsia"/>
          <w:kern w:val="2"/>
          <w:sz w:val="21"/>
          <w:szCs w:val="21"/>
        </w:rPr>
        <w:t>IP</w:t>
      </w:r>
      <w:r>
        <w:rPr>
          <w:rFonts w:hint="eastAsia"/>
          <w:kern w:val="2"/>
          <w:sz w:val="21"/>
          <w:szCs w:val="21"/>
        </w:rPr>
        <w:t>地址的不稳定通信产生误报。为了解决此问题，我们引入了稳定性分数</w:t>
      </w:r>
      <w:r>
        <w:rPr>
          <w:rFonts w:hint="eastAsia"/>
          <w:kern w:val="2"/>
          <w:sz w:val="21"/>
          <w:szCs w:val="21"/>
        </w:rPr>
        <w:t>SV</w:t>
      </w:r>
      <w:r>
        <w:rPr>
          <w:rFonts w:hint="eastAsia"/>
          <w:kern w:val="2"/>
          <w:sz w:val="21"/>
          <w:szCs w:val="21"/>
        </w:rPr>
        <w:t>来平衡不稳定通信的重构误差。定义</w:t>
      </w:r>
      <m:oMath>
        <m:r>
          <w:rPr>
            <w:rFonts w:ascii="Cambria Math" w:hAnsi="Cambria Math"/>
            <w:kern w:val="2"/>
            <w:sz w:val="21"/>
            <w:szCs w:val="21"/>
          </w:rPr>
          <m:t xml:space="preserve"> </m:t>
        </m:r>
        <m:r>
          <w:rPr>
            <w:rFonts w:ascii="Cambria Math" w:hAnsi="Cambria Math" w:hint="eastAsia"/>
            <w:kern w:val="2"/>
            <w:sz w:val="21"/>
            <w:szCs w:val="21"/>
          </w:rPr>
          <m:t>SV</m:t>
        </m:r>
        <m:d>
          <m:dPr>
            <m:begChr m:val="（"/>
            <m:endChr m:val="）"/>
            <m:ctrlPr>
              <w:ins w:id="30" w:author="佳航 吴" w:date="2025-08-15T20:01:00Z">
                <w:rPr>
                  <w:rFonts w:ascii="Cambria Math" w:hAnsi="Cambria Math"/>
                  <w:i/>
                  <w:kern w:val="2"/>
                  <w:sz w:val="21"/>
                  <w:szCs w:val="21"/>
                </w:rPr>
              </w:ins>
            </m:ctrlPr>
          </m:dPr>
          <m:e>
            <m:r>
              <w:rPr>
                <w:rFonts w:ascii="Cambria Math" w:hAnsi="Cambria Math" w:hint="eastAsia"/>
                <w:kern w:val="2"/>
                <w:sz w:val="21"/>
                <w:szCs w:val="21"/>
              </w:rPr>
              <m:t>p</m:t>
            </m:r>
          </m:e>
        </m:d>
        <m:r>
          <w:rPr>
            <w:rFonts w:ascii="Cambria Math" w:hAnsi="Cambria Math"/>
            <w:kern w:val="2"/>
            <w:sz w:val="21"/>
            <w:szCs w:val="21"/>
          </w:rPr>
          <m:t xml:space="preserve"> </m:t>
        </m:r>
      </m:oMath>
      <w:r>
        <w:rPr>
          <w:rFonts w:hint="eastAsia"/>
          <w:kern w:val="2"/>
          <w:sz w:val="21"/>
          <w:szCs w:val="21"/>
        </w:rPr>
        <w:t>为历史数据中与</w:t>
      </w:r>
      <m:oMath>
        <m:r>
          <w:rPr>
            <w:rFonts w:ascii="Cambria Math" w:hAnsi="Cambria Math"/>
            <w:kern w:val="2"/>
            <w:sz w:val="21"/>
            <w:szCs w:val="21"/>
          </w:rPr>
          <m:t xml:space="preserve"> </m:t>
        </m:r>
        <m:r>
          <w:rPr>
            <w:rFonts w:ascii="Cambria Math" w:hAnsi="Cambria Math" w:hint="eastAsia"/>
            <w:kern w:val="2"/>
            <w:sz w:val="21"/>
            <w:szCs w:val="21"/>
          </w:rPr>
          <m:t>p</m:t>
        </m:r>
        <m:r>
          <w:rPr>
            <w:rFonts w:ascii="Cambria Math" w:hAnsi="Cambria Math"/>
            <w:kern w:val="2"/>
            <w:sz w:val="21"/>
            <w:szCs w:val="21"/>
          </w:rPr>
          <m:t xml:space="preserve"> </m:t>
        </m:r>
      </m:oMath>
      <w:r>
        <w:rPr>
          <w:rFonts w:hint="eastAsia"/>
          <w:kern w:val="2"/>
          <w:sz w:val="21"/>
          <w:szCs w:val="21"/>
        </w:rPr>
        <w:t>同名节点的嵌入向量的聚类数量，进一步定义异常分数</w:t>
      </w:r>
      <w:r>
        <w:rPr>
          <w:rFonts w:hint="eastAsia"/>
          <w:kern w:val="2"/>
          <w:sz w:val="21"/>
          <w:szCs w:val="21"/>
        </w:rPr>
        <w:t xml:space="preserve">(Anomaly Score, </w:t>
      </w:r>
      <m:oMath>
        <m:r>
          <w:rPr>
            <w:rFonts w:ascii="Cambria Math" w:hAnsi="Cambria Math"/>
            <w:kern w:val="2"/>
            <w:sz w:val="21"/>
            <w:szCs w:val="21"/>
          </w:rPr>
          <m:t>AS</m:t>
        </m:r>
      </m:oMath>
      <w:r>
        <w:rPr>
          <w:rFonts w:hint="eastAsia"/>
          <w:kern w:val="2"/>
          <w:sz w:val="21"/>
          <w:szCs w:val="21"/>
        </w:rPr>
        <w:t>)</w:t>
      </w:r>
      <w:r>
        <w:rPr>
          <w:rFonts w:hint="eastAsia"/>
          <w:kern w:val="2"/>
          <w:sz w:val="21"/>
          <w:szCs w:val="21"/>
        </w:rPr>
        <w:t>：</w:t>
      </w:r>
    </w:p>
    <w:p w:rsidR="0079474E" w:rsidRDefault="00000000">
      <w:pPr>
        <w:pStyle w:val="11"/>
        <w:ind w:firstLine="420"/>
        <w:rPr>
          <w:kern w:val="2"/>
          <w:sz w:val="21"/>
          <w:szCs w:val="21"/>
        </w:rPr>
      </w:pPr>
      <m:oMathPara>
        <m:oMath>
          <m:r>
            <w:rPr>
              <w:rFonts w:ascii="Cambria Math" w:hAnsi="Cambria Math" w:hint="eastAsia"/>
              <w:kern w:val="2"/>
              <w:sz w:val="21"/>
              <w:szCs w:val="21"/>
            </w:rPr>
            <m:t>AS</m:t>
          </m:r>
          <m:d>
            <m:dPr>
              <m:ctrlPr>
                <w:ins w:id="31" w:author="佳航 吴" w:date="2025-08-15T20:01:00Z">
                  <w:rPr>
                    <w:rFonts w:ascii="Cambria Math" w:hAnsi="Cambria Math"/>
                    <w:i/>
                    <w:kern w:val="2"/>
                    <w:sz w:val="21"/>
                    <w:szCs w:val="21"/>
                  </w:rPr>
                </w:ins>
              </m:ctrlPr>
            </m:dPr>
            <m:e>
              <m:r>
                <w:rPr>
                  <w:rFonts w:ascii="Cambria Math" w:hAnsi="Cambria Math"/>
                  <w:kern w:val="2"/>
                  <w:sz w:val="21"/>
                  <w:szCs w:val="21"/>
                </w:rPr>
                <m:t>p</m:t>
              </m:r>
            </m:e>
          </m:d>
          <m:r>
            <w:rPr>
              <w:rFonts w:ascii="Cambria Math" w:hAnsi="Cambria Math"/>
              <w:kern w:val="2"/>
              <w:sz w:val="21"/>
              <w:szCs w:val="21"/>
            </w:rPr>
            <m:t>=</m:t>
          </m:r>
          <m:func>
            <m:funcPr>
              <m:ctrlPr>
                <w:ins w:id="32" w:author="佳航 吴" w:date="2025-08-15T20:01:00Z">
                  <w:rPr>
                    <w:rFonts w:ascii="Cambria Math" w:hAnsi="Cambria Math"/>
                    <w:i/>
                    <w:kern w:val="2"/>
                    <w:sz w:val="21"/>
                    <w:szCs w:val="21"/>
                  </w:rPr>
                </w:ins>
              </m:ctrlPr>
            </m:funcPr>
            <m:fName>
              <m:r>
                <w:rPr>
                  <w:rFonts w:ascii="Cambria Math" w:hAnsi="Cambria Math"/>
                  <w:kern w:val="2"/>
                  <w:sz w:val="21"/>
                  <w:szCs w:val="21"/>
                </w:rPr>
                <m:t>log</m:t>
              </m:r>
            </m:fName>
            <m:e>
              <m:f>
                <m:fPr>
                  <m:ctrlPr>
                    <w:ins w:id="33" w:author="佳航 吴" w:date="2025-08-15T20:01:00Z">
                      <w:rPr>
                        <w:rFonts w:ascii="Cambria Math" w:hAnsi="Cambria Math"/>
                        <w:kern w:val="2"/>
                        <w:sz w:val="21"/>
                        <w:szCs w:val="21"/>
                      </w:rPr>
                    </w:ins>
                  </m:ctrlPr>
                </m:fPr>
                <m:num>
                  <m:r>
                    <w:rPr>
                      <w:rFonts w:ascii="Cambria Math" w:hAnsi="Cambria Math"/>
                      <w:kern w:val="2"/>
                      <w:sz w:val="21"/>
                      <w:szCs w:val="21"/>
                    </w:rPr>
                    <m:t>RE</m:t>
                  </m:r>
                  <m:d>
                    <m:dPr>
                      <m:ctrlPr>
                        <w:ins w:id="34" w:author="佳航 吴" w:date="2025-08-15T20:01:00Z">
                          <w:rPr>
                            <w:rFonts w:ascii="Cambria Math" w:hAnsi="Cambria Math"/>
                            <w:i/>
                            <w:kern w:val="2"/>
                            <w:sz w:val="21"/>
                            <w:szCs w:val="21"/>
                          </w:rPr>
                        </w:ins>
                      </m:ctrlPr>
                    </m:dPr>
                    <m:e>
                      <m:r>
                        <w:rPr>
                          <w:rFonts w:ascii="Cambria Math" w:hAnsi="Cambria Math"/>
                          <w:kern w:val="2"/>
                          <w:sz w:val="21"/>
                          <w:szCs w:val="21"/>
                        </w:rPr>
                        <m:t>p</m:t>
                      </m:r>
                    </m:e>
                  </m:d>
                  <m:ctrlPr>
                    <w:ins w:id="35" w:author="佳航 吴" w:date="2025-08-15T20:01:00Z">
                      <w:rPr>
                        <w:rFonts w:ascii="Cambria Math" w:hAnsi="Cambria Math"/>
                        <w:i/>
                        <w:kern w:val="2"/>
                        <w:sz w:val="21"/>
                        <w:szCs w:val="21"/>
                      </w:rPr>
                    </w:ins>
                  </m:ctrlPr>
                </m:num>
                <m:den>
                  <m:r>
                    <w:rPr>
                      <w:rFonts w:ascii="Cambria Math" w:hAnsi="Cambria Math"/>
                      <w:kern w:val="2"/>
                      <w:sz w:val="21"/>
                      <w:szCs w:val="21"/>
                    </w:rPr>
                    <m:t>SV</m:t>
                  </m:r>
                  <m:d>
                    <m:dPr>
                      <m:ctrlPr>
                        <w:ins w:id="36" w:author="佳航 吴" w:date="2025-08-15T20:01:00Z">
                          <w:rPr>
                            <w:rFonts w:ascii="Cambria Math" w:hAnsi="Cambria Math"/>
                            <w:i/>
                            <w:kern w:val="2"/>
                            <w:sz w:val="21"/>
                            <w:szCs w:val="21"/>
                          </w:rPr>
                        </w:ins>
                      </m:ctrlPr>
                    </m:dPr>
                    <m:e>
                      <m:r>
                        <w:rPr>
                          <w:rFonts w:ascii="Cambria Math" w:hAnsi="Cambria Math"/>
                          <w:kern w:val="2"/>
                          <w:sz w:val="21"/>
                          <w:szCs w:val="21"/>
                        </w:rPr>
                        <m:t>p</m:t>
                      </m:r>
                    </m:e>
                  </m:d>
                  <m:ctrlPr>
                    <w:ins w:id="37" w:author="佳航 吴" w:date="2025-08-15T20:01:00Z">
                      <w:rPr>
                        <w:rFonts w:ascii="Cambria Math" w:hAnsi="Cambria Math"/>
                        <w:i/>
                        <w:kern w:val="2"/>
                        <w:sz w:val="21"/>
                        <w:szCs w:val="21"/>
                      </w:rPr>
                    </w:ins>
                  </m:ctrlPr>
                </m:den>
              </m:f>
            </m:e>
          </m:func>
        </m:oMath>
      </m:oMathPara>
    </w:p>
    <w:p w:rsidR="0079474E" w:rsidRDefault="00000000">
      <w:pPr>
        <w:pStyle w:val="11"/>
        <w:ind w:firstLine="420"/>
        <w:rPr>
          <w:kern w:val="2"/>
          <w:sz w:val="21"/>
          <w:szCs w:val="21"/>
        </w:rPr>
      </w:pPr>
      <w:r>
        <w:rPr>
          <w:rFonts w:hint="eastAsia"/>
          <w:kern w:val="2"/>
          <w:sz w:val="21"/>
          <w:szCs w:val="21"/>
        </w:rPr>
        <w:t>其中</w:t>
      </w:r>
      <m:oMath>
        <m:r>
          <w:rPr>
            <w:rFonts w:ascii="Cambria Math" w:hAnsi="Cambria Math"/>
            <w:kern w:val="2"/>
            <w:sz w:val="21"/>
            <w:szCs w:val="21"/>
          </w:rPr>
          <m:t xml:space="preserve"> </m:t>
        </m:r>
        <m:r>
          <w:rPr>
            <w:rFonts w:ascii="Cambria Math" w:hAnsi="Cambria Math" w:hint="eastAsia"/>
            <w:kern w:val="2"/>
            <w:sz w:val="21"/>
            <w:szCs w:val="21"/>
          </w:rPr>
          <m:t>p</m:t>
        </m:r>
        <m:r>
          <w:rPr>
            <w:rFonts w:ascii="Cambria Math" w:hAnsi="Cambria Math"/>
            <w:kern w:val="2"/>
            <w:sz w:val="21"/>
            <w:szCs w:val="21"/>
          </w:rPr>
          <m:t xml:space="preserve"> </m:t>
        </m:r>
      </m:oMath>
      <w:r>
        <w:rPr>
          <w:rFonts w:hint="eastAsia"/>
          <w:kern w:val="2"/>
          <w:sz w:val="21"/>
          <w:szCs w:val="21"/>
        </w:rPr>
        <w:t>即为我们之前所得的网络节点的向量表示，</w:t>
      </w:r>
      <m:oMath>
        <m:r>
          <w:rPr>
            <w:rFonts w:ascii="Cambria Math" w:hAnsi="Cambria Math" w:hint="eastAsia"/>
            <w:kern w:val="2"/>
            <w:sz w:val="21"/>
            <w:szCs w:val="21"/>
          </w:rPr>
          <m:t>RE</m:t>
        </m:r>
        <m:d>
          <m:dPr>
            <m:ctrlPr>
              <w:ins w:id="38" w:author="佳航 吴" w:date="2025-08-15T20:01:00Z">
                <w:rPr>
                  <w:rFonts w:ascii="Cambria Math" w:hAnsi="Cambria Math"/>
                  <w:i/>
                  <w:kern w:val="2"/>
                  <w:sz w:val="21"/>
                  <w:szCs w:val="21"/>
                </w:rPr>
              </w:ins>
            </m:ctrlPr>
          </m:dPr>
          <m:e>
            <m:r>
              <w:rPr>
                <w:rFonts w:ascii="Cambria Math" w:hAnsi="Cambria Math"/>
                <w:kern w:val="2"/>
                <w:sz w:val="21"/>
                <w:szCs w:val="21"/>
              </w:rPr>
              <m:t>p</m:t>
            </m:r>
          </m:e>
        </m:d>
      </m:oMath>
      <w:r>
        <w:rPr>
          <w:rFonts w:hint="eastAsia"/>
          <w:kern w:val="2"/>
          <w:sz w:val="21"/>
          <w:szCs w:val="21"/>
        </w:rPr>
        <w:t>为节点</w:t>
      </w:r>
      <m:oMath>
        <m:r>
          <w:rPr>
            <w:rFonts w:ascii="Cambria Math" w:hAnsi="Cambria Math"/>
            <w:kern w:val="2"/>
            <w:sz w:val="21"/>
            <w:szCs w:val="21"/>
          </w:rPr>
          <m:t xml:space="preserve"> p </m:t>
        </m:r>
      </m:oMath>
      <w:r>
        <w:rPr>
          <w:rFonts w:hint="eastAsia"/>
          <w:kern w:val="2"/>
          <w:sz w:val="21"/>
          <w:szCs w:val="21"/>
        </w:rPr>
        <w:t>的重构误差，</w:t>
      </w:r>
      <m:oMath>
        <m:r>
          <w:rPr>
            <w:rFonts w:ascii="Cambria Math" w:hAnsi="Cambria Math" w:hint="eastAsia"/>
            <w:kern w:val="2"/>
            <w:sz w:val="21"/>
            <w:szCs w:val="21"/>
          </w:rPr>
          <m:t>SV</m:t>
        </m:r>
        <m:r>
          <w:rPr>
            <w:rFonts w:ascii="Cambria Math" w:hAnsi="Cambria Math"/>
            <w:kern w:val="2"/>
            <w:sz w:val="21"/>
            <w:szCs w:val="21"/>
          </w:rPr>
          <m:t>(</m:t>
        </m:r>
        <m:r>
          <w:rPr>
            <w:rFonts w:ascii="Cambria Math" w:hAnsi="Cambria Math" w:hint="eastAsia"/>
            <w:kern w:val="2"/>
            <w:sz w:val="21"/>
            <w:szCs w:val="21"/>
          </w:rPr>
          <m:t>p</m:t>
        </m:r>
        <m:r>
          <w:rPr>
            <w:rFonts w:ascii="Cambria Math" w:hAnsi="Cambria Math"/>
            <w:kern w:val="2"/>
            <w:sz w:val="21"/>
            <w:szCs w:val="21"/>
          </w:rPr>
          <m:t xml:space="preserve">) </m:t>
        </m:r>
      </m:oMath>
      <w:r>
        <w:rPr>
          <w:rFonts w:hint="eastAsia"/>
          <w:kern w:val="2"/>
          <w:sz w:val="21"/>
          <w:szCs w:val="21"/>
        </w:rPr>
        <w:t>是聚类数。</w:t>
      </w:r>
    </w:p>
    <w:p w:rsidR="0079474E" w:rsidRDefault="00000000">
      <w:pPr>
        <w:pStyle w:val="11"/>
        <w:ind w:firstLine="420"/>
        <w:rPr>
          <w:kern w:val="2"/>
          <w:sz w:val="21"/>
          <w:szCs w:val="21"/>
        </w:rPr>
      </w:pPr>
      <w:r>
        <w:rPr>
          <w:rFonts w:hint="eastAsia"/>
          <w:kern w:val="2"/>
          <w:sz w:val="21"/>
          <w:szCs w:val="21"/>
        </w:rPr>
        <w:t>根据定义不难看出，异常分数</w:t>
      </w:r>
      <w:r>
        <w:rPr>
          <w:rFonts w:hint="eastAsia"/>
          <w:kern w:val="2"/>
          <w:sz w:val="21"/>
          <w:szCs w:val="21"/>
        </w:rPr>
        <w:t>AS</w:t>
      </w:r>
      <w:r>
        <w:rPr>
          <w:rFonts w:hint="eastAsia"/>
          <w:kern w:val="2"/>
          <w:sz w:val="21"/>
          <w:szCs w:val="21"/>
        </w:rPr>
        <w:t>较为合理地刻画了节点的异常程度，即：一个节点的异常分数越大，就越有可能是异常节点，当异常分数大于设定的网络告警阈值</w:t>
      </w:r>
      <m:oMath>
        <m:sSub>
          <m:sSubPr>
            <m:ctrlPr>
              <w:rPr>
                <w:rFonts w:ascii="Cambria Math" w:hAnsi="Cambria Math"/>
                <w:i/>
                <w:kern w:val="2"/>
                <w:sz w:val="21"/>
                <w:szCs w:val="21"/>
              </w:rPr>
            </m:ctrlPr>
          </m:sSubPr>
          <m:e>
            <m:r>
              <m:rPr>
                <m:sty m:val="p"/>
              </m:rPr>
              <w:rPr>
                <w:rFonts w:ascii="Cambria Math" w:hAnsi="Cambria Math"/>
                <w:kern w:val="2"/>
                <w:sz w:val="21"/>
                <w:szCs w:val="21"/>
              </w:rPr>
              <m:t xml:space="preserve"> θ</m:t>
            </m:r>
            <m:ctrlPr>
              <w:rPr>
                <w:rFonts w:ascii="Cambria Math" w:hAnsi="Cambria Math"/>
                <w:kern w:val="2"/>
                <w:sz w:val="21"/>
                <w:szCs w:val="21"/>
              </w:rPr>
            </m:ctrlPr>
          </m:e>
          <m:sub>
            <m:r>
              <m:rPr>
                <m:nor/>
              </m:rPr>
              <w:rPr>
                <w:rFonts w:ascii="Cambria Math" w:hAnsi="Cambria Math"/>
                <w:kern w:val="2"/>
                <w:sz w:val="21"/>
                <w:szCs w:val="21"/>
              </w:rPr>
              <m:t>net</m:t>
            </m:r>
          </m:sub>
        </m:sSub>
      </m:oMath>
      <w:r>
        <w:rPr>
          <w:rFonts w:hint="eastAsia"/>
          <w:kern w:val="2"/>
          <w:sz w:val="21"/>
          <w:szCs w:val="21"/>
        </w:rPr>
        <w:t>，则模型判定</w:t>
      </w:r>
      <w:r>
        <w:rPr>
          <w:rFonts w:hint="eastAsia"/>
          <w:kern w:val="2"/>
          <w:sz w:val="21"/>
          <w:szCs w:val="21"/>
        </w:rPr>
        <w:lastRenderedPageBreak/>
        <w:t>其为异常节点。</w:t>
      </w:r>
    </w:p>
    <w:p w:rsidR="0079474E" w:rsidRDefault="00000000">
      <w:pPr>
        <w:pStyle w:val="22"/>
        <w:numPr>
          <w:ilvl w:val="1"/>
          <w:numId w:val="1"/>
        </w:numPr>
        <w:spacing w:before="120" w:after="120"/>
      </w:pPr>
      <w:bookmarkStart w:id="39" w:name="_Ref206084687"/>
      <w:r>
        <w:rPr>
          <w:rFonts w:hint="eastAsia"/>
        </w:rPr>
        <w:t>多源告警关联</w:t>
      </w:r>
      <w:bookmarkEnd w:id="39"/>
    </w:p>
    <w:p w:rsidR="0079474E" w:rsidRDefault="00000000">
      <w:pPr>
        <w:pStyle w:val="11"/>
        <w:ind w:firstLineChars="0" w:firstLine="420"/>
        <w:rPr>
          <w:kern w:val="2"/>
          <w:sz w:val="21"/>
          <w:szCs w:val="21"/>
        </w:rPr>
      </w:pPr>
      <w:r>
        <w:rPr>
          <w:rFonts w:hint="eastAsia"/>
          <w:kern w:val="2"/>
          <w:sz w:val="21"/>
          <w:szCs w:val="21"/>
        </w:rPr>
        <w:t>由于网络流量即两台主机在网络上的交互一定由其中一台主机的某一系统实体（进程或线程）发起，一条网络日志必然与同一时间段的一条或几条系统日志相关联。下面对系统日志和网络日志的异常检测模块得到的告警节点进行关联。</w:t>
      </w:r>
    </w:p>
    <w:p w:rsidR="0079474E" w:rsidRDefault="00000000">
      <w:pPr>
        <w:pStyle w:val="11"/>
        <w:ind w:firstLineChars="0" w:firstLine="0"/>
        <w:rPr>
          <w:kern w:val="2"/>
          <w:sz w:val="21"/>
          <w:szCs w:val="21"/>
        </w:rPr>
      </w:pPr>
      <w:r>
        <w:rPr>
          <w:kern w:val="2"/>
          <w:sz w:val="21"/>
          <w:szCs w:val="21"/>
        </w:rPr>
        <w:tab/>
      </w:r>
      <w:r>
        <w:rPr>
          <w:rFonts w:hint="eastAsia"/>
          <w:kern w:val="2"/>
          <w:sz w:val="21"/>
          <w:szCs w:val="21"/>
        </w:rPr>
        <w:t>对于每个网络告警节点，找到其在日志中对应的</w:t>
      </w:r>
      <w:r>
        <w:rPr>
          <w:rFonts w:hint="eastAsia"/>
          <w:kern w:val="2"/>
          <w:sz w:val="21"/>
          <w:szCs w:val="21"/>
        </w:rPr>
        <w:t>IP</w:t>
      </w:r>
      <w:r>
        <w:rPr>
          <w:rFonts w:hint="eastAsia"/>
          <w:kern w:val="2"/>
          <w:sz w:val="21"/>
          <w:szCs w:val="21"/>
        </w:rPr>
        <w:t>地址、端口号和时间戳</w:t>
      </w:r>
      <m:oMath>
        <m:r>
          <m:rPr>
            <m:sty m:val="p"/>
          </m:rPr>
          <w:rPr>
            <w:rFonts w:ascii="Cambria Math" w:hAnsi="Cambria Math"/>
            <w:kern w:val="2"/>
            <w:sz w:val="21"/>
            <w:szCs w:val="21"/>
          </w:rPr>
          <m:t xml:space="preserve"> </m:t>
        </m:r>
        <m:sSub>
          <m:sSubPr>
            <m:ctrlPr>
              <w:ins w:id="40" w:author="佳航 吴" w:date="2025-08-15T20:01:00Z">
                <w:rPr>
                  <w:rFonts w:ascii="Cambria Math" w:hAnsi="Cambria Math"/>
                  <w:kern w:val="2"/>
                  <w:sz w:val="21"/>
                  <w:szCs w:val="21"/>
                </w:rPr>
              </w:ins>
            </m:ctrlPr>
          </m:sSubPr>
          <m:e>
            <m:r>
              <w:rPr>
                <w:rFonts w:ascii="Cambria Math" w:hAnsi="Cambria Math"/>
                <w:kern w:val="2"/>
                <w:sz w:val="21"/>
                <w:szCs w:val="21"/>
              </w:rPr>
              <m:t>t</m:t>
            </m:r>
          </m:e>
          <m:sub>
            <m:r>
              <m:rPr>
                <m:nor/>
              </m:rPr>
              <w:rPr>
                <w:kern w:val="2"/>
                <w:sz w:val="21"/>
                <w:szCs w:val="21"/>
              </w:rPr>
              <m:t>net</m:t>
            </m:r>
          </m:sub>
        </m:sSub>
      </m:oMath>
      <w:r>
        <w:rPr>
          <w:rFonts w:hint="eastAsia"/>
          <w:kern w:val="2"/>
          <w:sz w:val="21"/>
          <w:szCs w:val="21"/>
        </w:rPr>
        <w:t>。然后，设定一个时间窗口</w:t>
      </w:r>
      <m:oMath>
        <m:r>
          <m:rPr>
            <m:sty m:val="p"/>
          </m:rPr>
          <w:rPr>
            <w:rFonts w:ascii="Cambria Math" w:hAnsi="Cambria Math"/>
            <w:kern w:val="2"/>
            <w:sz w:val="21"/>
            <w:szCs w:val="21"/>
          </w:rPr>
          <m:t xml:space="preserve"> </m:t>
        </m:r>
        <m:sSub>
          <m:sSubPr>
            <m:ctrlPr>
              <w:ins w:id="41" w:author="佳航 吴" w:date="2025-08-15T20:01:00Z">
                <w:rPr>
                  <w:rFonts w:ascii="Cambria Math" w:hAnsi="Cambria Math"/>
                  <w:kern w:val="2"/>
                  <w:sz w:val="21"/>
                  <w:szCs w:val="21"/>
                </w:rPr>
              </w:ins>
            </m:ctrlPr>
          </m:sSubPr>
          <m:e>
            <m:r>
              <w:rPr>
                <w:rFonts w:ascii="Cambria Math" w:hAnsi="Cambria Math"/>
                <w:kern w:val="2"/>
                <w:sz w:val="21"/>
                <w:szCs w:val="21"/>
              </w:rPr>
              <m:t>t</m:t>
            </m:r>
          </m:e>
          <m:sub>
            <m:r>
              <w:rPr>
                <w:rFonts w:ascii="Cambria Math" w:hAnsi="Cambria Math"/>
                <w:kern w:val="2"/>
                <w:sz w:val="21"/>
                <w:szCs w:val="21"/>
              </w:rPr>
              <m:t>w</m:t>
            </m:r>
          </m:sub>
        </m:sSub>
      </m:oMath>
      <w:r>
        <w:rPr>
          <w:rFonts w:hint="eastAsia"/>
          <w:kern w:val="2"/>
          <w:sz w:val="21"/>
          <w:szCs w:val="21"/>
        </w:rPr>
        <w:t>，查找时间戳在</w:t>
      </w:r>
      <m:oMath>
        <m:r>
          <m:rPr>
            <m:sty m:val="p"/>
          </m:rPr>
          <w:rPr>
            <w:rFonts w:ascii="Cambria Math" w:hAnsi="Cambria Math"/>
            <w:kern w:val="2"/>
            <w:sz w:val="21"/>
            <w:szCs w:val="21"/>
          </w:rPr>
          <m:t xml:space="preserve"> </m:t>
        </m:r>
        <m:d>
          <m:dPr>
            <m:begChr m:val="["/>
            <m:endChr m:val="]"/>
            <m:ctrlPr>
              <w:ins w:id="42" w:author="佳航 吴" w:date="2025-08-15T20:01:00Z">
                <w:rPr>
                  <w:rFonts w:ascii="Cambria Math" w:hAnsi="Cambria Math"/>
                  <w:kern w:val="2"/>
                  <w:sz w:val="21"/>
                  <w:szCs w:val="21"/>
                </w:rPr>
              </w:ins>
            </m:ctrlPr>
          </m:dPr>
          <m:e>
            <m:sSub>
              <m:sSubPr>
                <m:ctrlPr>
                  <w:ins w:id="43" w:author="佳航 吴" w:date="2025-08-15T20:01:00Z">
                    <w:rPr>
                      <w:rFonts w:ascii="Cambria Math" w:hAnsi="Cambria Math"/>
                      <w:kern w:val="2"/>
                      <w:sz w:val="21"/>
                      <w:szCs w:val="21"/>
                    </w:rPr>
                  </w:ins>
                </m:ctrlPr>
              </m:sSubPr>
              <m:e>
                <m:r>
                  <w:rPr>
                    <w:rFonts w:ascii="Cambria Math" w:hAnsi="Cambria Math"/>
                    <w:kern w:val="2"/>
                    <w:sz w:val="21"/>
                    <w:szCs w:val="21"/>
                  </w:rPr>
                  <m:t>t</m:t>
                </m:r>
              </m:e>
              <m:sub>
                <m:r>
                  <m:rPr>
                    <m:nor/>
                  </m:rPr>
                  <w:rPr>
                    <w:kern w:val="2"/>
                    <w:sz w:val="21"/>
                    <w:szCs w:val="21"/>
                  </w:rPr>
                  <m:t>net</m:t>
                </m:r>
              </m:sub>
            </m:sSub>
            <m:r>
              <m:rPr>
                <m:sty m:val="p"/>
              </m:rPr>
              <w:rPr>
                <w:rFonts w:ascii="Cambria Math" w:hAnsi="Cambria Math"/>
                <w:kern w:val="2"/>
                <w:sz w:val="21"/>
                <w:szCs w:val="21"/>
              </w:rPr>
              <m:t>-</m:t>
            </m:r>
            <m:sSub>
              <m:sSubPr>
                <m:ctrlPr>
                  <w:ins w:id="44" w:author="佳航 吴" w:date="2025-08-15T20:01:00Z">
                    <w:rPr>
                      <w:rFonts w:ascii="Cambria Math" w:hAnsi="Cambria Math"/>
                      <w:kern w:val="2"/>
                      <w:sz w:val="21"/>
                      <w:szCs w:val="21"/>
                    </w:rPr>
                  </w:ins>
                </m:ctrlPr>
              </m:sSubPr>
              <m:e>
                <m:r>
                  <w:rPr>
                    <w:rFonts w:ascii="Cambria Math" w:hAnsi="Cambria Math" w:hint="eastAsia"/>
                    <w:kern w:val="2"/>
                    <w:sz w:val="21"/>
                    <w:szCs w:val="21"/>
                  </w:rPr>
                  <m:t>t</m:t>
                </m:r>
              </m:e>
              <m:sub>
                <m:r>
                  <w:rPr>
                    <w:rFonts w:ascii="Cambria Math" w:hAnsi="Cambria Math" w:hint="eastAsia"/>
                    <w:kern w:val="2"/>
                    <w:sz w:val="21"/>
                    <w:szCs w:val="21"/>
                  </w:rPr>
                  <m:t>w</m:t>
                </m:r>
              </m:sub>
            </m:sSub>
            <m:r>
              <m:rPr>
                <m:sty m:val="p"/>
              </m:rPr>
              <w:rPr>
                <w:rFonts w:ascii="Cambria Math" w:hAnsi="Cambria Math"/>
                <w:kern w:val="2"/>
                <w:sz w:val="21"/>
                <w:szCs w:val="21"/>
              </w:rPr>
              <m:t>,</m:t>
            </m:r>
            <m:sSub>
              <m:sSubPr>
                <m:ctrlPr>
                  <w:ins w:id="45" w:author="佳航 吴" w:date="2025-08-15T20:01:00Z">
                    <w:rPr>
                      <w:rFonts w:ascii="Cambria Math" w:hAnsi="Cambria Math"/>
                      <w:kern w:val="2"/>
                      <w:sz w:val="21"/>
                      <w:szCs w:val="21"/>
                    </w:rPr>
                  </w:ins>
                </m:ctrlPr>
              </m:sSubPr>
              <m:e>
                <m:r>
                  <w:rPr>
                    <w:rFonts w:ascii="Cambria Math" w:hAnsi="Cambria Math"/>
                    <w:kern w:val="2"/>
                    <w:sz w:val="21"/>
                    <w:szCs w:val="21"/>
                  </w:rPr>
                  <m:t>t</m:t>
                </m:r>
              </m:e>
              <m:sub>
                <m:r>
                  <m:rPr>
                    <m:nor/>
                  </m:rPr>
                  <w:rPr>
                    <w:kern w:val="2"/>
                    <w:sz w:val="21"/>
                    <w:szCs w:val="21"/>
                  </w:rPr>
                  <m:t>net</m:t>
                </m:r>
              </m:sub>
            </m:sSub>
            <m:r>
              <m:rPr>
                <m:sty m:val="p"/>
              </m:rPr>
              <w:rPr>
                <w:rFonts w:ascii="Cambria Math" w:hAnsi="Cambria Math"/>
                <w:kern w:val="2"/>
                <w:sz w:val="21"/>
                <w:szCs w:val="21"/>
              </w:rPr>
              <m:t>+</m:t>
            </m:r>
            <m:sSub>
              <m:sSubPr>
                <m:ctrlPr>
                  <w:ins w:id="46" w:author="佳航 吴" w:date="2025-08-15T20:01:00Z">
                    <w:rPr>
                      <w:rFonts w:ascii="Cambria Math" w:hAnsi="Cambria Math"/>
                      <w:kern w:val="2"/>
                      <w:sz w:val="21"/>
                      <w:szCs w:val="21"/>
                    </w:rPr>
                  </w:ins>
                </m:ctrlPr>
              </m:sSubPr>
              <m:e>
                <m:r>
                  <w:rPr>
                    <w:rFonts w:ascii="Cambria Math" w:hAnsi="Cambria Math"/>
                    <w:kern w:val="2"/>
                    <w:sz w:val="21"/>
                    <w:szCs w:val="21"/>
                  </w:rPr>
                  <m:t>t</m:t>
                </m:r>
              </m:e>
              <m:sub>
                <m:r>
                  <w:rPr>
                    <w:rFonts w:ascii="Cambria Math" w:hAnsi="Cambria Math"/>
                    <w:kern w:val="2"/>
                    <w:sz w:val="21"/>
                    <w:szCs w:val="21"/>
                  </w:rPr>
                  <m:t>w</m:t>
                </m:r>
              </m:sub>
            </m:sSub>
          </m:e>
        </m:d>
        <m:r>
          <m:rPr>
            <m:sty m:val="p"/>
          </m:rPr>
          <w:rPr>
            <w:rFonts w:ascii="Cambria Math" w:hAnsi="Cambria Math"/>
            <w:kern w:val="2"/>
            <w:sz w:val="21"/>
            <w:szCs w:val="21"/>
          </w:rPr>
          <m:t xml:space="preserve"> </m:t>
        </m:r>
      </m:oMath>
      <w:r>
        <w:rPr>
          <w:rFonts w:hint="eastAsia"/>
          <w:kern w:val="2"/>
          <w:sz w:val="21"/>
          <w:szCs w:val="21"/>
        </w:rPr>
        <w:t>范围内的系统日志，如果其中网络相关的日志条目的</w:t>
      </w:r>
      <w:r>
        <w:rPr>
          <w:rFonts w:hint="eastAsia"/>
          <w:kern w:val="2"/>
          <w:sz w:val="21"/>
          <w:szCs w:val="21"/>
        </w:rPr>
        <w:t>IP</w:t>
      </w:r>
      <w:r>
        <w:rPr>
          <w:rFonts w:hint="eastAsia"/>
          <w:kern w:val="2"/>
          <w:sz w:val="21"/>
          <w:szCs w:val="21"/>
        </w:rPr>
        <w:t>地址和端口号与网络日志的相同，则认为该条系统日志和网络告警节点相关联。接下来，我们进一步将查找到的关联的系统日志条目对应的系统实体标记为告警节点。</w:t>
      </w:r>
    </w:p>
    <w:p w:rsidR="0079474E" w:rsidRDefault="00000000">
      <w:pPr>
        <w:pStyle w:val="11"/>
        <w:ind w:firstLineChars="0" w:firstLine="0"/>
        <w:rPr>
          <w:kern w:val="2"/>
          <w:sz w:val="21"/>
          <w:szCs w:val="21"/>
        </w:rPr>
      </w:pPr>
      <w:r>
        <w:rPr>
          <w:kern w:val="2"/>
          <w:sz w:val="21"/>
          <w:szCs w:val="21"/>
        </w:rPr>
        <w:tab/>
      </w:r>
      <w:r>
        <w:rPr>
          <w:rFonts w:hint="eastAsia"/>
          <w:kern w:val="2"/>
          <w:sz w:val="21"/>
          <w:szCs w:val="21"/>
        </w:rPr>
        <w:t>由此，在已有的由系统日志得到的系统告警节点的基础上，我们补充了由网络日志得到的相关联的系统告警节点，实现了多源告警之间的关联。</w:t>
      </w:r>
    </w:p>
    <w:p w:rsidR="0079474E" w:rsidRDefault="00000000">
      <w:pPr>
        <w:pStyle w:val="22"/>
        <w:numPr>
          <w:ilvl w:val="1"/>
          <w:numId w:val="1"/>
        </w:numPr>
        <w:spacing w:before="120" w:after="120"/>
      </w:pPr>
      <w:bookmarkStart w:id="47" w:name="_Ref206084689"/>
      <w:r>
        <w:rPr>
          <w:rFonts w:hint="eastAsia"/>
        </w:rPr>
        <w:t>攻击链路重构</w:t>
      </w:r>
      <w:bookmarkEnd w:id="47"/>
    </w:p>
    <w:p w:rsidR="0079474E" w:rsidRDefault="00000000">
      <w:pPr>
        <w:pStyle w:val="11"/>
        <w:ind w:firstLineChars="0" w:firstLine="420"/>
        <w:rPr>
          <w:kern w:val="2"/>
          <w:sz w:val="21"/>
          <w:szCs w:val="21"/>
        </w:rPr>
      </w:pPr>
      <w:r>
        <w:rPr>
          <w:rFonts w:hint="eastAsia"/>
          <w:kern w:val="2"/>
          <w:sz w:val="21"/>
          <w:szCs w:val="21"/>
        </w:rPr>
        <w:t>我们希望能在得到的系统告警节点的基础上，进一步重构出攻击路径。一个完整的攻击路径在溯源图中往往体现为一条或多条单向路径的并，其中并非所有操作都是非法的，通常只有路径上几个零散的节点会触发异常检测模块的告警，因此需要找到这些告警节点之间的关联，补全路径中的合法操作，重构出完整的攻击路径。</w:t>
      </w:r>
    </w:p>
    <w:p w:rsidR="0079474E" w:rsidRDefault="00000000">
      <w:pPr>
        <w:pStyle w:val="11"/>
        <w:ind w:firstLineChars="0" w:firstLine="420"/>
        <w:rPr>
          <w:kern w:val="2"/>
          <w:sz w:val="21"/>
          <w:szCs w:val="21"/>
        </w:rPr>
      </w:pPr>
      <w:r>
        <w:rPr>
          <w:kern w:val="2"/>
          <w:sz w:val="21"/>
          <w:szCs w:val="21"/>
        </w:rPr>
        <w:tab/>
      </w:r>
      <w:r>
        <w:rPr>
          <w:rFonts w:hint="eastAsia"/>
          <w:kern w:val="2"/>
          <w:sz w:val="21"/>
          <w:szCs w:val="21"/>
        </w:rPr>
        <w:t>为实现这一目标，我们将由零散的告警节点重构出攻击路径的问题建模为图上斯</w:t>
      </w:r>
      <w:proofErr w:type="gramStart"/>
      <w:r>
        <w:rPr>
          <w:rFonts w:hint="eastAsia"/>
          <w:kern w:val="2"/>
          <w:sz w:val="21"/>
          <w:szCs w:val="21"/>
        </w:rPr>
        <w:t>坦纳树问题</w:t>
      </w:r>
      <w:proofErr w:type="gramEnd"/>
      <w:r>
        <w:rPr>
          <w:rFonts w:hint="eastAsia"/>
          <w:kern w:val="2"/>
          <w:sz w:val="21"/>
          <w:szCs w:val="21"/>
        </w:rPr>
        <w:t>。</w:t>
      </w:r>
    </w:p>
    <w:p w:rsidR="0079474E" w:rsidRDefault="00000000">
      <w:pPr>
        <w:pStyle w:val="11"/>
        <w:ind w:firstLineChars="0" w:firstLine="420"/>
        <w:rPr>
          <w:kern w:val="2"/>
          <w:sz w:val="21"/>
          <w:szCs w:val="21"/>
        </w:rPr>
      </w:pPr>
      <w:r>
        <w:rPr>
          <w:rFonts w:hint="eastAsia"/>
          <w:b/>
          <w:bCs/>
          <w:kern w:val="2"/>
          <w:sz w:val="21"/>
          <w:szCs w:val="21"/>
        </w:rPr>
        <w:t>图上斯坦</w:t>
      </w:r>
      <w:proofErr w:type="gramStart"/>
      <w:r>
        <w:rPr>
          <w:rFonts w:hint="eastAsia"/>
          <w:b/>
          <w:bCs/>
          <w:kern w:val="2"/>
          <w:sz w:val="21"/>
          <w:szCs w:val="21"/>
        </w:rPr>
        <w:t>纳树问题</w:t>
      </w:r>
      <w:proofErr w:type="gramEnd"/>
      <w:r>
        <w:rPr>
          <w:kern w:val="2"/>
          <w:sz w:val="21"/>
          <w:szCs w:val="21"/>
        </w:rPr>
        <w:tab/>
      </w:r>
      <w:r>
        <w:rPr>
          <w:kern w:val="2"/>
          <w:sz w:val="21"/>
          <w:szCs w:val="21"/>
        </w:rPr>
        <w:tab/>
      </w:r>
      <w:r>
        <w:rPr>
          <w:rFonts w:hint="eastAsia"/>
          <w:kern w:val="2"/>
          <w:sz w:val="21"/>
          <w:szCs w:val="21"/>
        </w:rPr>
        <w:t>图上斯坦</w:t>
      </w:r>
      <w:proofErr w:type="gramStart"/>
      <w:r>
        <w:rPr>
          <w:rFonts w:hint="eastAsia"/>
          <w:kern w:val="2"/>
          <w:sz w:val="21"/>
          <w:szCs w:val="21"/>
        </w:rPr>
        <w:t>纳树问题</w:t>
      </w:r>
      <w:proofErr w:type="gramEnd"/>
      <w:r>
        <w:rPr>
          <w:rFonts w:hint="eastAsia"/>
          <w:kern w:val="2"/>
          <w:sz w:val="21"/>
          <w:szCs w:val="21"/>
        </w:rPr>
        <w:t>是斯坦</w:t>
      </w:r>
      <w:proofErr w:type="gramStart"/>
      <w:r>
        <w:rPr>
          <w:rFonts w:hint="eastAsia"/>
          <w:kern w:val="2"/>
          <w:sz w:val="21"/>
          <w:szCs w:val="21"/>
        </w:rPr>
        <w:t>纳树问题</w:t>
      </w:r>
      <w:proofErr w:type="gramEnd"/>
      <w:r>
        <w:rPr>
          <w:rFonts w:hint="eastAsia"/>
          <w:kern w:val="2"/>
          <w:sz w:val="21"/>
          <w:szCs w:val="21"/>
        </w:rPr>
        <w:t>(Steiner Tree Problem, STP)</w:t>
      </w:r>
      <w:r>
        <w:rPr>
          <w:kern w:val="2"/>
          <w:sz w:val="21"/>
          <w:szCs w:val="21"/>
        </w:rPr>
        <w:fldChar w:fldCharType="begin"/>
      </w:r>
      <w:r>
        <w:rPr>
          <w:kern w:val="2"/>
          <w:sz w:val="21"/>
          <w:szCs w:val="21"/>
        </w:rPr>
        <w:instrText xml:space="preserve"> </w:instrText>
      </w:r>
      <w:r>
        <w:rPr>
          <w:rFonts w:hint="eastAsia"/>
          <w:kern w:val="2"/>
          <w:sz w:val="21"/>
          <w:szCs w:val="21"/>
        </w:rPr>
        <w:instrText>REF _Ref206104747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[20]</w:t>
      </w:r>
      <w:r>
        <w:rPr>
          <w:kern w:val="2"/>
          <w:sz w:val="21"/>
          <w:szCs w:val="21"/>
        </w:rPr>
        <w:fldChar w:fldCharType="end"/>
      </w:r>
      <w:proofErr w:type="gramStart"/>
      <w:r>
        <w:rPr>
          <w:rFonts w:hint="eastAsia"/>
          <w:kern w:val="2"/>
          <w:sz w:val="21"/>
          <w:szCs w:val="21"/>
        </w:rPr>
        <w:t>在带权无向图</w:t>
      </w:r>
      <w:proofErr w:type="gramEnd"/>
      <w:r>
        <w:rPr>
          <w:rFonts w:hint="eastAsia"/>
          <w:kern w:val="2"/>
          <w:sz w:val="21"/>
          <w:szCs w:val="21"/>
        </w:rPr>
        <w:t>中的情形，即：</w:t>
      </w:r>
      <w:proofErr w:type="gramStart"/>
      <w:r>
        <w:rPr>
          <w:rFonts w:hint="eastAsia"/>
          <w:kern w:val="2"/>
          <w:sz w:val="21"/>
          <w:szCs w:val="21"/>
        </w:rPr>
        <w:t>给定带权无向图</w:t>
      </w:r>
      <w:proofErr w:type="gramEnd"/>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=&lt;</m:t>
        </m:r>
        <m:r>
          <w:rPr>
            <w:rFonts w:ascii="Cambria Math" w:hAnsi="Cambria Math"/>
            <w:kern w:val="2"/>
            <w:sz w:val="21"/>
            <w:szCs w:val="21"/>
          </w:rPr>
          <m:t>V</m:t>
        </m:r>
        <m:r>
          <m:rPr>
            <m:sty m:val="p"/>
          </m:rPr>
          <w:rPr>
            <w:rFonts w:ascii="Cambria Math" w:hAnsi="Cambria Math"/>
            <w:kern w:val="2"/>
            <w:sz w:val="21"/>
            <w:szCs w:val="21"/>
          </w:rPr>
          <m:t>,</m:t>
        </m:r>
        <m:r>
          <w:rPr>
            <w:rFonts w:ascii="Cambria Math" w:hAnsi="Cambria Math"/>
            <w:kern w:val="2"/>
            <w:sz w:val="21"/>
            <w:szCs w:val="21"/>
          </w:rPr>
          <m:t>E</m:t>
        </m:r>
        <m:r>
          <m:rPr>
            <m:sty m:val="p"/>
          </m:rPr>
          <w:rPr>
            <w:rFonts w:ascii="Cambria Math" w:hAnsi="Cambria Math"/>
            <w:kern w:val="2"/>
            <w:sz w:val="21"/>
            <w:szCs w:val="21"/>
          </w:rPr>
          <m:t xml:space="preserve">&gt; </m:t>
        </m:r>
      </m:oMath>
      <w:r>
        <w:rPr>
          <w:rFonts w:hint="eastAsia"/>
          <w:kern w:val="2"/>
          <w:sz w:val="21"/>
          <w:szCs w:val="21"/>
        </w:rPr>
        <w:t>和终端集</w:t>
      </w:r>
      <m:oMath>
        <m:r>
          <m:rPr>
            <m:sty m:val="p"/>
          </m:rPr>
          <w:rPr>
            <w:rFonts w:ascii="Cambria Math" w:hAnsi="Cambria Math"/>
            <w:kern w:val="2"/>
            <w:sz w:val="21"/>
            <w:szCs w:val="21"/>
          </w:rPr>
          <m:t xml:space="preserve"> </m:t>
        </m:r>
        <m:r>
          <w:rPr>
            <w:rFonts w:ascii="Cambria Math" w:hAnsi="Cambria Math" w:hint="eastAsia"/>
            <w:kern w:val="2"/>
            <w:sz w:val="21"/>
            <w:szCs w:val="21"/>
          </w:rPr>
          <m:t>S</m:t>
        </m:r>
        <m:r>
          <m:rPr>
            <m:sty m:val="p"/>
          </m:rPr>
          <w:rPr>
            <w:rFonts w:ascii="Cambria Math" w:hAnsi="Cambria Math"/>
            <w:kern w:val="2"/>
            <w:sz w:val="21"/>
            <w:szCs w:val="21"/>
          </w:rPr>
          <m:t>⊆</m:t>
        </m:r>
        <m:r>
          <w:rPr>
            <w:rFonts w:ascii="Cambria Math" w:hAnsi="Cambria Math"/>
            <w:kern w:val="2"/>
            <w:sz w:val="21"/>
            <w:szCs w:val="21"/>
          </w:rPr>
          <m:t>V</m:t>
        </m:r>
      </m:oMath>
      <w:r>
        <w:rPr>
          <w:rFonts w:hint="eastAsia"/>
          <w:kern w:val="2"/>
          <w:sz w:val="21"/>
          <w:szCs w:val="21"/>
        </w:rPr>
        <w:t>，求</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 xml:space="preserve"> </m:t>
        </m:r>
      </m:oMath>
      <w:r>
        <w:rPr>
          <w:rFonts w:hint="eastAsia"/>
          <w:kern w:val="2"/>
          <w:sz w:val="21"/>
          <w:szCs w:val="21"/>
        </w:rPr>
        <w:t>中的一棵树，使得该树包含所有终端，</w:t>
      </w:r>
      <w:proofErr w:type="gramStart"/>
      <w:r>
        <w:rPr>
          <w:rFonts w:hint="eastAsia"/>
          <w:kern w:val="2"/>
          <w:sz w:val="21"/>
          <w:szCs w:val="21"/>
        </w:rPr>
        <w:t>且边权之</w:t>
      </w:r>
      <w:proofErr w:type="gramEnd"/>
      <w:r>
        <w:rPr>
          <w:rFonts w:hint="eastAsia"/>
          <w:kern w:val="2"/>
          <w:sz w:val="21"/>
          <w:szCs w:val="21"/>
        </w:rPr>
        <w:t>和最小，这棵</w:t>
      </w:r>
      <w:proofErr w:type="gramStart"/>
      <w:r>
        <w:rPr>
          <w:rFonts w:hint="eastAsia"/>
          <w:kern w:val="2"/>
          <w:sz w:val="21"/>
          <w:szCs w:val="21"/>
        </w:rPr>
        <w:t>树称为最小斯</w:t>
      </w:r>
      <w:proofErr w:type="gramEnd"/>
      <w:r>
        <w:rPr>
          <w:rFonts w:hint="eastAsia"/>
          <w:kern w:val="2"/>
          <w:sz w:val="21"/>
          <w:szCs w:val="21"/>
        </w:rPr>
        <w:t>坦纳树。</w:t>
      </w:r>
    </w:p>
    <w:p w:rsidR="0079474E" w:rsidRDefault="00000000">
      <w:pPr>
        <w:pStyle w:val="11"/>
        <w:ind w:firstLineChars="0" w:firstLine="420"/>
        <w:rPr>
          <w:kern w:val="2"/>
          <w:sz w:val="21"/>
          <w:szCs w:val="21"/>
        </w:rPr>
      </w:pPr>
      <w:r>
        <w:rPr>
          <w:rFonts w:hint="eastAsia"/>
          <w:kern w:val="2"/>
          <w:sz w:val="21"/>
          <w:szCs w:val="21"/>
        </w:rPr>
        <w:t>这个经典的图论问题是</w:t>
      </w:r>
      <w:r>
        <w:rPr>
          <w:rFonts w:hint="eastAsia"/>
          <w:kern w:val="2"/>
          <w:sz w:val="21"/>
          <w:szCs w:val="21"/>
        </w:rPr>
        <w:t>NP</w:t>
      </w:r>
      <w:r>
        <w:rPr>
          <w:rFonts w:hint="eastAsia"/>
          <w:kern w:val="2"/>
          <w:sz w:val="21"/>
          <w:szCs w:val="21"/>
        </w:rPr>
        <w:t>困难的</w:t>
      </w:r>
      <w:r>
        <w:rPr>
          <w:kern w:val="2"/>
          <w:sz w:val="21"/>
          <w:szCs w:val="21"/>
        </w:rPr>
        <w:fldChar w:fldCharType="begin"/>
      </w:r>
      <w:r>
        <w:rPr>
          <w:kern w:val="2"/>
          <w:sz w:val="21"/>
          <w:szCs w:val="21"/>
        </w:rPr>
        <w:instrText xml:space="preserve"> </w:instrText>
      </w:r>
      <w:r>
        <w:rPr>
          <w:rFonts w:hint="eastAsia"/>
          <w:kern w:val="2"/>
          <w:sz w:val="21"/>
          <w:szCs w:val="21"/>
        </w:rPr>
        <w:instrText>REF _Ref206105003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[21]</w:t>
      </w:r>
      <w:r>
        <w:rPr>
          <w:kern w:val="2"/>
          <w:sz w:val="21"/>
          <w:szCs w:val="21"/>
        </w:rPr>
        <w:fldChar w:fldCharType="end"/>
      </w:r>
      <w:r>
        <w:rPr>
          <w:rFonts w:hint="eastAsia"/>
          <w:kern w:val="2"/>
          <w:sz w:val="21"/>
          <w:szCs w:val="21"/>
        </w:rPr>
        <w:t>，也就是说，无法在多项式时间内精确求解该问题。在实际数据集中，我们的异常检测模型产生的告警节点数量可能达到</w:t>
      </w:r>
      <m:oMath>
        <m:r>
          <m:rPr>
            <m:sty m:val="p"/>
          </m:rPr>
          <w:rPr>
            <w:rFonts w:ascii="Cambria Math" w:hAnsi="Cambria Math"/>
            <w:kern w:val="2"/>
            <w:sz w:val="21"/>
            <w:szCs w:val="21"/>
          </w:rPr>
          <m:t xml:space="preserve"> </m:t>
        </m:r>
        <m:sSup>
          <m:sSupPr>
            <m:ctrlPr>
              <w:ins w:id="48" w:author="佳航 吴" w:date="2025-08-15T20:01:00Z">
                <w:rPr>
                  <w:rFonts w:ascii="Cambria Math" w:hAnsi="Cambria Math"/>
                  <w:kern w:val="2"/>
                  <w:sz w:val="21"/>
                  <w:szCs w:val="21"/>
                </w:rPr>
              </w:ins>
            </m:ctrlPr>
          </m:sSupPr>
          <m:e>
            <m:r>
              <m:rPr>
                <m:sty m:val="p"/>
              </m:rPr>
              <w:rPr>
                <w:rFonts w:ascii="Cambria Math" w:hAnsi="Cambria Math"/>
                <w:kern w:val="2"/>
                <w:sz w:val="21"/>
                <w:szCs w:val="21"/>
              </w:rPr>
              <m:t>10</m:t>
            </m:r>
          </m:e>
          <m:sup>
            <m:r>
              <m:rPr>
                <m:sty m:val="p"/>
              </m:rPr>
              <w:rPr>
                <w:rFonts w:ascii="Cambria Math" w:hAnsi="Cambria Math"/>
                <w:kern w:val="2"/>
                <w:sz w:val="21"/>
                <w:szCs w:val="21"/>
              </w:rPr>
              <m:t>2</m:t>
            </m:r>
          </m:sup>
        </m:sSup>
        <m:r>
          <m:rPr>
            <m:sty m:val="p"/>
          </m:rPr>
          <w:rPr>
            <w:rFonts w:ascii="Cambria Math" w:hAnsi="Cambria Math"/>
            <w:kern w:val="2"/>
            <w:sz w:val="21"/>
            <w:szCs w:val="21"/>
          </w:rPr>
          <m:t>~</m:t>
        </m:r>
        <m:sSup>
          <m:sSupPr>
            <m:ctrlPr>
              <w:ins w:id="49" w:author="佳航 吴" w:date="2025-08-15T20:01:00Z">
                <w:rPr>
                  <w:rFonts w:ascii="Cambria Math" w:hAnsi="Cambria Math"/>
                  <w:kern w:val="2"/>
                  <w:sz w:val="21"/>
                  <w:szCs w:val="21"/>
                </w:rPr>
              </w:ins>
            </m:ctrlPr>
          </m:sSupPr>
          <m:e>
            <m:r>
              <m:rPr>
                <m:sty m:val="p"/>
              </m:rPr>
              <w:rPr>
                <w:rFonts w:ascii="Cambria Math" w:hAnsi="Cambria Math"/>
                <w:kern w:val="2"/>
                <w:sz w:val="21"/>
                <w:szCs w:val="21"/>
              </w:rPr>
              <m:t>10</m:t>
            </m:r>
          </m:e>
          <m:sup>
            <m:r>
              <m:rPr>
                <m:sty m:val="p"/>
              </m:rPr>
              <w:rPr>
                <w:rFonts w:ascii="Cambria Math" w:hAnsi="Cambria Math"/>
                <w:kern w:val="2"/>
                <w:sz w:val="21"/>
                <w:szCs w:val="21"/>
              </w:rPr>
              <m:t>3</m:t>
            </m:r>
          </m:sup>
        </m:sSup>
        <m:r>
          <m:rPr>
            <m:sty m:val="p"/>
          </m:rPr>
          <w:rPr>
            <w:rFonts w:ascii="Cambria Math" w:hAnsi="Cambria Math"/>
            <w:kern w:val="2"/>
            <w:sz w:val="21"/>
            <w:szCs w:val="21"/>
          </w:rPr>
          <m:t xml:space="preserve"> </m:t>
        </m:r>
      </m:oMath>
      <w:r>
        <w:rPr>
          <w:rFonts w:hint="eastAsia"/>
          <w:kern w:val="2"/>
          <w:sz w:val="21"/>
          <w:szCs w:val="21"/>
        </w:rPr>
        <w:t>级别，指数复杂度是不可接受的，但是有众多方法可以在多项式时间内求出它的一个近似解，即求解出一棵包含所有终端的树，</w:t>
      </w:r>
      <w:proofErr w:type="gramStart"/>
      <w:r>
        <w:rPr>
          <w:rFonts w:hint="eastAsia"/>
          <w:kern w:val="2"/>
          <w:sz w:val="21"/>
          <w:szCs w:val="21"/>
        </w:rPr>
        <w:t>其边权之</w:t>
      </w:r>
      <w:proofErr w:type="gramEnd"/>
      <w:r>
        <w:rPr>
          <w:rFonts w:hint="eastAsia"/>
          <w:kern w:val="2"/>
          <w:sz w:val="21"/>
          <w:szCs w:val="21"/>
        </w:rPr>
        <w:t>和不是最小，但在一个可接受的范围内，称为</w:t>
      </w:r>
      <w:proofErr w:type="gramStart"/>
      <w:r>
        <w:rPr>
          <w:rFonts w:hint="eastAsia"/>
          <w:kern w:val="2"/>
          <w:sz w:val="21"/>
          <w:szCs w:val="21"/>
        </w:rPr>
        <w:t>近似斯</w:t>
      </w:r>
      <w:proofErr w:type="gramEnd"/>
      <w:r>
        <w:rPr>
          <w:rFonts w:hint="eastAsia"/>
          <w:kern w:val="2"/>
          <w:sz w:val="21"/>
          <w:szCs w:val="21"/>
        </w:rPr>
        <w:t>坦纳树。评价一个近似算法的精确度一般使用近似比，即</w:t>
      </w:r>
      <w:proofErr w:type="gramStart"/>
      <w:r>
        <w:rPr>
          <w:rFonts w:hint="eastAsia"/>
          <w:kern w:val="2"/>
          <w:sz w:val="21"/>
          <w:szCs w:val="21"/>
        </w:rPr>
        <w:t>近似斯坦纳树</w:t>
      </w:r>
      <w:proofErr w:type="gramEnd"/>
      <w:r>
        <w:rPr>
          <w:rFonts w:hint="eastAsia"/>
          <w:kern w:val="2"/>
          <w:sz w:val="21"/>
          <w:szCs w:val="21"/>
        </w:rPr>
        <w:t>的边权和与</w:t>
      </w:r>
      <w:proofErr w:type="gramStart"/>
      <w:r>
        <w:rPr>
          <w:rFonts w:hint="eastAsia"/>
          <w:kern w:val="2"/>
          <w:sz w:val="21"/>
          <w:szCs w:val="21"/>
        </w:rPr>
        <w:t>最小斯坦纳树</w:t>
      </w:r>
      <w:proofErr w:type="gramEnd"/>
      <w:r>
        <w:rPr>
          <w:rFonts w:hint="eastAsia"/>
          <w:kern w:val="2"/>
          <w:sz w:val="21"/>
          <w:szCs w:val="21"/>
        </w:rPr>
        <w:t>的边权和之比。</w:t>
      </w:r>
    </w:p>
    <w:p w:rsidR="0079474E" w:rsidRDefault="00000000">
      <w:pPr>
        <w:pStyle w:val="11"/>
        <w:ind w:firstLineChars="0" w:firstLine="420"/>
        <w:rPr>
          <w:kern w:val="2"/>
          <w:sz w:val="21"/>
          <w:szCs w:val="21"/>
        </w:rPr>
      </w:pPr>
      <w:r>
        <w:rPr>
          <w:rFonts w:hint="eastAsia"/>
          <w:kern w:val="2"/>
          <w:sz w:val="21"/>
          <w:szCs w:val="21"/>
        </w:rPr>
        <w:t>我们采用</w:t>
      </w:r>
      <w:r>
        <w:rPr>
          <w:kern w:val="2"/>
          <w:sz w:val="21"/>
          <w:szCs w:val="21"/>
        </w:rPr>
        <w:t>Kou–Markowsky–Berman</w:t>
      </w:r>
      <w:r>
        <w:rPr>
          <w:rFonts w:hint="eastAsia"/>
          <w:kern w:val="2"/>
          <w:sz w:val="21"/>
          <w:szCs w:val="21"/>
        </w:rPr>
        <w:t>近似算法</w:t>
      </w:r>
      <w:r>
        <w:rPr>
          <w:kern w:val="2"/>
          <w:sz w:val="21"/>
          <w:szCs w:val="21"/>
        </w:rPr>
        <w:fldChar w:fldCharType="begin"/>
      </w:r>
      <w:r>
        <w:rPr>
          <w:kern w:val="2"/>
          <w:sz w:val="21"/>
          <w:szCs w:val="21"/>
        </w:rPr>
        <w:instrText xml:space="preserve"> </w:instrText>
      </w:r>
      <w:r>
        <w:rPr>
          <w:rFonts w:hint="eastAsia"/>
          <w:kern w:val="2"/>
          <w:sz w:val="21"/>
          <w:szCs w:val="21"/>
        </w:rPr>
        <w:instrText>REF _Ref206105194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[22]</w:t>
      </w:r>
      <w:r>
        <w:rPr>
          <w:kern w:val="2"/>
          <w:sz w:val="21"/>
          <w:szCs w:val="21"/>
        </w:rPr>
        <w:fldChar w:fldCharType="end"/>
      </w:r>
      <w:r>
        <w:rPr>
          <w:rFonts w:hint="eastAsia"/>
          <w:kern w:val="2"/>
          <w:sz w:val="21"/>
          <w:szCs w:val="21"/>
        </w:rPr>
        <w:t>，该算法时间复杂度为</w:t>
      </w:r>
      <m:oMath>
        <m:r>
          <w:rPr>
            <w:rFonts w:ascii="Cambria Math" w:hAnsi="Cambria Math" w:hint="eastAsia"/>
            <w:kern w:val="2"/>
            <w:sz w:val="21"/>
            <w:szCs w:val="21"/>
          </w:rPr>
          <m:t>O</m:t>
        </m:r>
        <m:d>
          <m:dPr>
            <m:ctrlPr>
              <w:ins w:id="50" w:author="佳航 吴" w:date="2025-08-15T20:01:00Z">
                <w:rPr>
                  <w:rFonts w:ascii="Cambria Math" w:hAnsi="Cambria Math"/>
                  <w:kern w:val="2"/>
                  <w:sz w:val="21"/>
                  <w:szCs w:val="21"/>
                </w:rPr>
              </w:ins>
            </m:ctrlPr>
          </m:dPr>
          <m:e>
            <m:d>
              <m:dPr>
                <m:begChr m:val="|"/>
                <m:endChr m:val="|"/>
                <m:ctrlPr>
                  <w:ins w:id="51" w:author="佳航 吴" w:date="2025-08-15T20:01:00Z">
                    <w:rPr>
                      <w:rFonts w:ascii="Cambria Math" w:hAnsi="Cambria Math"/>
                      <w:kern w:val="2"/>
                      <w:sz w:val="21"/>
                      <w:szCs w:val="21"/>
                    </w:rPr>
                  </w:ins>
                </m:ctrlPr>
              </m:dPr>
              <m:e>
                <m:r>
                  <w:rPr>
                    <w:rFonts w:ascii="Cambria Math" w:hAnsi="Cambria Math" w:hint="eastAsia"/>
                    <w:kern w:val="2"/>
                    <w:sz w:val="21"/>
                    <w:szCs w:val="21"/>
                  </w:rPr>
                  <m:t>S</m:t>
                </m:r>
              </m:e>
            </m:d>
            <m:sSup>
              <m:sSupPr>
                <m:ctrlPr>
                  <w:ins w:id="52" w:author="佳航 吴" w:date="2025-08-15T20:01:00Z">
                    <w:rPr>
                      <w:rFonts w:ascii="Cambria Math" w:hAnsi="Cambria Math"/>
                      <w:kern w:val="2"/>
                      <w:sz w:val="21"/>
                      <w:szCs w:val="21"/>
                    </w:rPr>
                  </w:ins>
                </m:ctrlPr>
              </m:sSupPr>
              <m:e>
                <m:d>
                  <m:dPr>
                    <m:begChr m:val="|"/>
                    <m:endChr m:val="|"/>
                    <m:ctrlPr>
                      <w:ins w:id="53" w:author="佳航 吴" w:date="2025-08-15T20:01:00Z">
                        <w:rPr>
                          <w:rFonts w:ascii="Cambria Math" w:hAnsi="Cambria Math"/>
                          <w:kern w:val="2"/>
                          <w:sz w:val="21"/>
                          <w:szCs w:val="21"/>
                        </w:rPr>
                      </w:ins>
                    </m:ctrlPr>
                  </m:dPr>
                  <m:e>
                    <m:r>
                      <w:rPr>
                        <w:rFonts w:ascii="Cambria Math" w:hAnsi="Cambria Math"/>
                        <w:kern w:val="2"/>
                        <w:sz w:val="21"/>
                        <w:szCs w:val="21"/>
                      </w:rPr>
                      <m:t>V</m:t>
                    </m:r>
                  </m:e>
                </m:d>
              </m:e>
              <m:sup>
                <m:r>
                  <m:rPr>
                    <m:sty m:val="p"/>
                  </m:rPr>
                  <w:rPr>
                    <w:rFonts w:ascii="Cambria Math" w:hAnsi="Cambria Math"/>
                    <w:kern w:val="2"/>
                    <w:sz w:val="21"/>
                    <w:szCs w:val="21"/>
                  </w:rPr>
                  <m:t>2</m:t>
                </m:r>
              </m:sup>
            </m:sSup>
          </m:e>
        </m:d>
      </m:oMath>
      <w:r>
        <w:rPr>
          <w:rFonts w:hint="eastAsia"/>
          <w:kern w:val="2"/>
          <w:sz w:val="21"/>
          <w:szCs w:val="21"/>
        </w:rPr>
        <w:t>，其近似比不大于</w:t>
      </w:r>
      <m:oMath>
        <m:r>
          <m:rPr>
            <m:sty m:val="p"/>
          </m:rPr>
          <w:rPr>
            <w:rFonts w:ascii="Cambria Math" w:hAnsi="Cambria Math"/>
            <w:kern w:val="2"/>
            <w:sz w:val="21"/>
            <w:szCs w:val="21"/>
          </w:rPr>
          <m:t xml:space="preserve"> 2-2/</m:t>
        </m:r>
        <m:r>
          <w:rPr>
            <w:rFonts w:ascii="Cambria Math" w:hAnsi="Cambria Math"/>
            <w:kern w:val="2"/>
            <w:sz w:val="21"/>
            <w:szCs w:val="21"/>
          </w:rPr>
          <m:t>t</m:t>
        </m:r>
      </m:oMath>
      <w:r>
        <w:rPr>
          <w:rFonts w:hint="eastAsia"/>
          <w:kern w:val="2"/>
          <w:sz w:val="21"/>
          <w:szCs w:val="21"/>
        </w:rPr>
        <w:t>，其中</w:t>
      </w:r>
      <m:oMath>
        <m:r>
          <m:rPr>
            <m:sty m:val="p"/>
          </m:rPr>
          <w:rPr>
            <w:rFonts w:ascii="Cambria Math" w:hAnsi="Cambria Math"/>
            <w:kern w:val="2"/>
            <w:sz w:val="21"/>
            <w:szCs w:val="21"/>
          </w:rPr>
          <m:t xml:space="preserve"> </m:t>
        </m:r>
        <m:r>
          <w:rPr>
            <w:rFonts w:ascii="Cambria Math" w:hAnsi="Cambria Math" w:hint="eastAsia"/>
            <w:kern w:val="2"/>
            <w:sz w:val="21"/>
            <w:szCs w:val="21"/>
          </w:rPr>
          <m:t>t</m:t>
        </m:r>
        <m:r>
          <m:rPr>
            <m:sty m:val="p"/>
          </m:rPr>
          <w:rPr>
            <w:rFonts w:ascii="Cambria Math" w:hAnsi="Cambria Math"/>
            <w:kern w:val="2"/>
            <w:sz w:val="21"/>
            <w:szCs w:val="21"/>
          </w:rPr>
          <m:t xml:space="preserve"> </m:t>
        </m:r>
      </m:oMath>
      <w:r>
        <w:rPr>
          <w:rFonts w:hint="eastAsia"/>
          <w:kern w:val="2"/>
          <w:sz w:val="21"/>
          <w:szCs w:val="21"/>
        </w:rPr>
        <w:t>为</w:t>
      </w:r>
      <w:proofErr w:type="gramStart"/>
      <w:r>
        <w:rPr>
          <w:rFonts w:hint="eastAsia"/>
          <w:kern w:val="2"/>
          <w:sz w:val="21"/>
          <w:szCs w:val="21"/>
        </w:rPr>
        <w:t>最小斯</w:t>
      </w:r>
      <w:proofErr w:type="gramEnd"/>
      <w:r>
        <w:rPr>
          <w:rFonts w:hint="eastAsia"/>
          <w:kern w:val="2"/>
          <w:sz w:val="21"/>
          <w:szCs w:val="21"/>
        </w:rPr>
        <w:t>坦纳树中的叶节点数。算法流程如下：</w:t>
      </w:r>
    </w:p>
    <w:p w:rsidR="0079474E" w:rsidRDefault="00000000">
      <w:pPr>
        <w:pStyle w:val="11"/>
        <w:ind w:firstLineChars="0" w:firstLine="420"/>
        <w:rPr>
          <w:kern w:val="2"/>
          <w:sz w:val="21"/>
          <w:szCs w:val="21"/>
        </w:rPr>
      </w:pPr>
      <w:r>
        <w:rPr>
          <w:rFonts w:hint="eastAsia"/>
          <w:kern w:val="2"/>
          <w:sz w:val="21"/>
          <w:szCs w:val="21"/>
        </w:rPr>
        <w:t xml:space="preserve">1). </w:t>
      </w:r>
      <w:r>
        <w:rPr>
          <w:rFonts w:hint="eastAsia"/>
          <w:kern w:val="2"/>
          <w:sz w:val="21"/>
          <w:szCs w:val="21"/>
        </w:rPr>
        <w:t>求出终端集</w:t>
      </w:r>
      <m:oMath>
        <m:r>
          <m:rPr>
            <m:sty m:val="p"/>
          </m:rPr>
          <w:rPr>
            <w:rFonts w:ascii="Cambria Math" w:hAnsi="Cambria Math"/>
            <w:kern w:val="2"/>
            <w:sz w:val="21"/>
            <w:szCs w:val="21"/>
          </w:rPr>
          <m:t xml:space="preserve"> </m:t>
        </m:r>
        <m:r>
          <w:rPr>
            <w:rFonts w:ascii="Cambria Math" w:hAnsi="Cambria Math" w:hint="eastAsia"/>
            <w:kern w:val="2"/>
            <w:sz w:val="21"/>
            <w:szCs w:val="21"/>
          </w:rPr>
          <m:t>S</m:t>
        </m:r>
        <m:r>
          <m:rPr>
            <m:sty m:val="p"/>
          </m:rPr>
          <w:rPr>
            <w:rFonts w:ascii="Cambria Math" w:hAnsi="Cambria Math"/>
            <w:kern w:val="2"/>
            <w:sz w:val="21"/>
            <w:szCs w:val="21"/>
          </w:rPr>
          <m:t xml:space="preserve"> </m:t>
        </m:r>
      </m:oMath>
      <w:r>
        <w:rPr>
          <w:rFonts w:hint="eastAsia"/>
          <w:kern w:val="2"/>
          <w:sz w:val="21"/>
          <w:szCs w:val="21"/>
        </w:rPr>
        <w:t>在图</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 xml:space="preserve"> </m:t>
        </m:r>
      </m:oMath>
      <w:r>
        <w:rPr>
          <w:rFonts w:hint="eastAsia"/>
          <w:kern w:val="2"/>
          <w:sz w:val="21"/>
          <w:szCs w:val="21"/>
        </w:rPr>
        <w:t>中的度量闭包，即在</w:t>
      </w:r>
      <m:oMath>
        <m:r>
          <m:rPr>
            <m:sty m:val="p"/>
          </m:rPr>
          <w:rPr>
            <w:rFonts w:ascii="Cambria Math" w:hAnsi="Cambria Math"/>
            <w:kern w:val="2"/>
            <w:sz w:val="21"/>
            <w:szCs w:val="21"/>
          </w:rPr>
          <m:t xml:space="preserve"> </m:t>
        </m:r>
        <m:r>
          <w:rPr>
            <w:rFonts w:ascii="Cambria Math" w:hAnsi="Cambria Math" w:hint="eastAsia"/>
            <w:kern w:val="2"/>
            <w:sz w:val="21"/>
            <w:szCs w:val="21"/>
          </w:rPr>
          <m:t>S</m:t>
        </m:r>
        <m:r>
          <m:rPr>
            <m:sty m:val="p"/>
          </m:rPr>
          <w:rPr>
            <w:rFonts w:ascii="Cambria Math" w:hAnsi="Cambria Math"/>
            <w:kern w:val="2"/>
            <w:sz w:val="21"/>
            <w:szCs w:val="21"/>
          </w:rPr>
          <m:t xml:space="preserve"> </m:t>
        </m:r>
      </m:oMath>
      <w:r>
        <w:rPr>
          <w:rFonts w:hint="eastAsia"/>
          <w:kern w:val="2"/>
          <w:sz w:val="21"/>
          <w:szCs w:val="21"/>
        </w:rPr>
        <w:t>上构造一个终端完全图</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m:t>
        </m:r>
      </m:oMath>
      <w:r>
        <w:rPr>
          <w:rFonts w:hint="eastAsia"/>
          <w:kern w:val="2"/>
          <w:sz w:val="21"/>
          <w:szCs w:val="21"/>
        </w:rPr>
        <w:t>，其边权为两终端在图</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 xml:space="preserve"> </m:t>
        </m:r>
      </m:oMath>
      <w:r>
        <w:rPr>
          <w:rFonts w:hint="eastAsia"/>
          <w:kern w:val="2"/>
          <w:sz w:val="21"/>
          <w:szCs w:val="21"/>
        </w:rPr>
        <w:t>中的最短路径长度；</w:t>
      </w:r>
    </w:p>
    <w:p w:rsidR="0079474E" w:rsidRDefault="00000000">
      <w:pPr>
        <w:pStyle w:val="11"/>
        <w:ind w:firstLineChars="0" w:firstLine="420"/>
        <w:rPr>
          <w:kern w:val="2"/>
          <w:sz w:val="21"/>
          <w:szCs w:val="21"/>
        </w:rPr>
      </w:pPr>
      <w:r>
        <w:rPr>
          <w:rFonts w:hint="eastAsia"/>
          <w:kern w:val="2"/>
          <w:sz w:val="21"/>
          <w:szCs w:val="21"/>
        </w:rPr>
        <w:t xml:space="preserve">2). </w:t>
      </w:r>
      <w:r>
        <w:rPr>
          <w:rFonts w:hint="eastAsia"/>
          <w:kern w:val="2"/>
          <w:sz w:val="21"/>
          <w:szCs w:val="21"/>
        </w:rPr>
        <w:t>求出终端完全图</w:t>
      </w:r>
      <m:oMath>
        <m:r>
          <m:rPr>
            <m:sty m:val="p"/>
          </m:rPr>
          <w:rPr>
            <w:rFonts w:ascii="Cambria Math" w:hAnsi="Cambria Math"/>
            <w:kern w:val="2"/>
            <w:sz w:val="21"/>
            <w:szCs w:val="21"/>
          </w:rPr>
          <m:t xml:space="preserve"> </m:t>
        </m:r>
        <m:sSup>
          <m:sSupPr>
            <m:ctrlPr>
              <w:ins w:id="54" w:author="佳航 吴" w:date="2025-08-15T20:01:00Z">
                <w:rPr>
                  <w:rFonts w:ascii="Cambria Math" w:hAnsi="Cambria Math"/>
                  <w:kern w:val="2"/>
                  <w:sz w:val="21"/>
                  <w:szCs w:val="21"/>
                </w:rPr>
              </w:ins>
            </m:ctrlPr>
          </m:sSupPr>
          <m:e>
            <m:r>
              <w:rPr>
                <w:rFonts w:ascii="Cambria Math" w:hAnsi="Cambria Math" w:hint="eastAsia"/>
                <w:kern w:val="2"/>
                <w:sz w:val="21"/>
                <w:szCs w:val="21"/>
              </w:rPr>
              <m:t>G</m:t>
            </m:r>
          </m:e>
          <m:sup>
            <m:r>
              <m:rPr>
                <m:sty m:val="p"/>
              </m:rPr>
              <w:rPr>
                <w:rFonts w:ascii="Cambria Math" w:hAnsi="Cambria Math"/>
                <w:kern w:val="2"/>
                <w:sz w:val="21"/>
                <w:szCs w:val="21"/>
              </w:rPr>
              <m:t>'</m:t>
            </m:r>
          </m:sup>
        </m:sSup>
        <m:r>
          <m:rPr>
            <m:sty m:val="p"/>
          </m:rPr>
          <w:rPr>
            <w:rFonts w:ascii="Cambria Math" w:hAnsi="Cambria Math"/>
            <w:kern w:val="2"/>
            <w:sz w:val="21"/>
            <w:szCs w:val="21"/>
          </w:rPr>
          <m:t xml:space="preserve"> </m:t>
        </m:r>
      </m:oMath>
      <w:r>
        <w:rPr>
          <w:rFonts w:hint="eastAsia"/>
          <w:kern w:val="2"/>
          <w:sz w:val="21"/>
          <w:szCs w:val="21"/>
        </w:rPr>
        <w:t>的最小生成树</w:t>
      </w:r>
      <m:oMath>
        <m:r>
          <m:rPr>
            <m:sty m:val="p"/>
          </m:rPr>
          <w:rPr>
            <w:rFonts w:ascii="Cambria Math" w:hAnsi="Cambria Math"/>
            <w:kern w:val="2"/>
            <w:sz w:val="21"/>
            <w:szCs w:val="21"/>
          </w:rPr>
          <m:t xml:space="preserve"> </m:t>
        </m:r>
        <m:r>
          <w:rPr>
            <w:rFonts w:ascii="Cambria Math" w:hAnsi="Cambria Math"/>
            <w:kern w:val="2"/>
            <w:sz w:val="21"/>
            <w:szCs w:val="21"/>
          </w:rPr>
          <m:t>MST</m:t>
        </m:r>
        <m:d>
          <m:dPr>
            <m:begChr m:val="（"/>
            <m:endChr m:val="）"/>
            <m:ctrlPr>
              <w:ins w:id="55" w:author="佳航 吴" w:date="2025-08-15T20:01:00Z">
                <w:rPr>
                  <w:rFonts w:ascii="Cambria Math" w:hAnsi="Cambria Math"/>
                  <w:kern w:val="2"/>
                  <w:sz w:val="21"/>
                  <w:szCs w:val="21"/>
                </w:rPr>
              </w:ins>
            </m:ctrlPr>
          </m:dPr>
          <m:e>
            <m:r>
              <w:rPr>
                <w:rFonts w:ascii="Cambria Math" w:hAnsi="Cambria Math"/>
                <w:kern w:val="2"/>
                <w:sz w:val="21"/>
                <w:szCs w:val="21"/>
              </w:rPr>
              <m:t>G</m:t>
            </m:r>
            <m:r>
              <m:rPr>
                <m:sty m:val="p"/>
              </m:rPr>
              <w:rPr>
                <w:rFonts w:ascii="Cambria Math" w:hAnsi="Cambria Math"/>
                <w:kern w:val="2"/>
                <w:sz w:val="21"/>
                <w:szCs w:val="21"/>
              </w:rPr>
              <m:t>'</m:t>
            </m:r>
          </m:e>
        </m:d>
      </m:oMath>
      <w:r>
        <w:rPr>
          <w:rFonts w:hint="eastAsia"/>
          <w:kern w:val="2"/>
          <w:sz w:val="21"/>
          <w:szCs w:val="21"/>
        </w:rPr>
        <w:t>；</w:t>
      </w:r>
    </w:p>
    <w:p w:rsidR="0079474E" w:rsidRDefault="00000000">
      <w:pPr>
        <w:pStyle w:val="11"/>
        <w:ind w:firstLineChars="0" w:firstLine="420"/>
        <w:rPr>
          <w:kern w:val="2"/>
          <w:sz w:val="21"/>
          <w:szCs w:val="21"/>
        </w:rPr>
      </w:pPr>
      <w:r>
        <w:rPr>
          <w:rFonts w:hint="eastAsia"/>
          <w:kern w:val="2"/>
          <w:sz w:val="21"/>
          <w:szCs w:val="21"/>
        </w:rPr>
        <w:t xml:space="preserve">3). </w:t>
      </w:r>
      <w:r>
        <w:rPr>
          <w:rFonts w:hint="eastAsia"/>
          <w:kern w:val="2"/>
          <w:sz w:val="21"/>
          <w:szCs w:val="21"/>
        </w:rPr>
        <w:t>将</w:t>
      </w:r>
      <m:oMath>
        <m:r>
          <m:rPr>
            <m:sty m:val="p"/>
          </m:rPr>
          <w:rPr>
            <w:rFonts w:ascii="Cambria Math" w:hAnsi="Cambria Math"/>
            <w:kern w:val="2"/>
            <w:sz w:val="21"/>
            <w:szCs w:val="21"/>
          </w:rPr>
          <m:t xml:space="preserve"> </m:t>
        </m:r>
        <m:r>
          <w:rPr>
            <w:rFonts w:ascii="Cambria Math" w:hAnsi="Cambria Math" w:hint="eastAsia"/>
            <w:kern w:val="2"/>
            <w:sz w:val="21"/>
            <w:szCs w:val="21"/>
          </w:rPr>
          <m:t>MST</m:t>
        </m:r>
        <m:d>
          <m:dPr>
            <m:ctrlPr>
              <w:ins w:id="56" w:author="佳航 吴" w:date="2025-08-15T20:01:00Z">
                <w:rPr>
                  <w:rFonts w:ascii="Cambria Math" w:hAnsi="Cambria Math"/>
                  <w:kern w:val="2"/>
                  <w:sz w:val="21"/>
                  <w:szCs w:val="21"/>
                </w:rPr>
              </w:ins>
            </m:ctrlPr>
          </m:dPr>
          <m:e>
            <m:sSup>
              <m:sSupPr>
                <m:ctrlPr>
                  <w:ins w:id="57" w:author="佳航 吴" w:date="2025-08-15T20:01:00Z">
                    <w:rPr>
                      <w:rFonts w:ascii="Cambria Math" w:hAnsi="Cambria Math"/>
                      <w:kern w:val="2"/>
                      <w:sz w:val="21"/>
                      <w:szCs w:val="21"/>
                    </w:rPr>
                  </w:ins>
                </m:ctrlPr>
              </m:sSupPr>
              <m:e>
                <m:r>
                  <w:rPr>
                    <w:rFonts w:ascii="Cambria Math" w:hAnsi="Cambria Math"/>
                    <w:kern w:val="2"/>
                    <w:sz w:val="21"/>
                    <w:szCs w:val="21"/>
                  </w:rPr>
                  <m:t>G</m:t>
                </m:r>
              </m:e>
              <m:sup>
                <m:r>
                  <m:rPr>
                    <m:sty m:val="p"/>
                  </m:rPr>
                  <w:rPr>
                    <w:rFonts w:ascii="Cambria Math" w:hAnsi="Cambria Math"/>
                    <w:kern w:val="2"/>
                    <w:sz w:val="21"/>
                    <w:szCs w:val="21"/>
                  </w:rPr>
                  <m:t>'</m:t>
                </m:r>
              </m:sup>
            </m:sSup>
          </m:e>
        </m:d>
        <m:r>
          <m:rPr>
            <m:sty m:val="p"/>
          </m:rPr>
          <w:rPr>
            <w:rFonts w:ascii="Cambria Math" w:hAnsi="Cambria Math"/>
            <w:kern w:val="2"/>
            <w:sz w:val="21"/>
            <w:szCs w:val="21"/>
          </w:rPr>
          <m:t xml:space="preserve"> </m:t>
        </m:r>
      </m:oMath>
      <w:r>
        <w:rPr>
          <w:rFonts w:hint="eastAsia"/>
          <w:kern w:val="2"/>
          <w:sz w:val="21"/>
          <w:szCs w:val="21"/>
        </w:rPr>
        <w:t>中的边替换为原图</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 xml:space="preserve"> </m:t>
        </m:r>
      </m:oMath>
      <w:r>
        <w:rPr>
          <w:rFonts w:hint="eastAsia"/>
          <w:kern w:val="2"/>
          <w:sz w:val="21"/>
          <w:szCs w:val="21"/>
        </w:rPr>
        <w:t>中对应的最短路径，删去冗余的边，得到</w:t>
      </w:r>
      <w:proofErr w:type="gramStart"/>
      <w:r>
        <w:rPr>
          <w:rFonts w:hint="eastAsia"/>
          <w:kern w:val="2"/>
          <w:sz w:val="21"/>
          <w:szCs w:val="21"/>
        </w:rPr>
        <w:t>近似斯</w:t>
      </w:r>
      <w:proofErr w:type="gramEnd"/>
      <w:r>
        <w:rPr>
          <w:rFonts w:hint="eastAsia"/>
          <w:kern w:val="2"/>
          <w:sz w:val="21"/>
          <w:szCs w:val="21"/>
        </w:rPr>
        <w:t>坦纳树。</w:t>
      </w:r>
    </w:p>
    <w:p w:rsidR="0079474E" w:rsidRDefault="00000000">
      <w:pPr>
        <w:pStyle w:val="11"/>
        <w:ind w:firstLineChars="0" w:firstLine="420"/>
        <w:rPr>
          <w:kern w:val="2"/>
          <w:sz w:val="21"/>
          <w:szCs w:val="21"/>
        </w:rPr>
      </w:pPr>
      <w:r>
        <w:rPr>
          <w:rFonts w:hint="eastAsia"/>
          <w:kern w:val="2"/>
          <w:sz w:val="21"/>
          <w:szCs w:val="21"/>
        </w:rPr>
        <w:t>我们的算法首先将系统日志的溯源图中的有向边替换为权值为</w:t>
      </w:r>
      <m:oMath>
        <m:r>
          <m:rPr>
            <m:sty m:val="p"/>
          </m:rPr>
          <w:rPr>
            <w:rFonts w:ascii="Cambria Math" w:hAnsi="Cambria Math"/>
            <w:kern w:val="2"/>
            <w:sz w:val="21"/>
            <w:szCs w:val="21"/>
          </w:rPr>
          <m:t xml:space="preserve"> 1 </m:t>
        </m:r>
      </m:oMath>
      <w:r>
        <w:rPr>
          <w:rFonts w:hint="eastAsia"/>
          <w:kern w:val="2"/>
          <w:sz w:val="21"/>
          <w:szCs w:val="21"/>
        </w:rPr>
        <w:t>的无向边，得到图</w:t>
      </w:r>
      <m:oMath>
        <m:r>
          <m:rPr>
            <m:sty m:val="p"/>
          </m:rPr>
          <w:rPr>
            <w:rFonts w:ascii="Cambria Math" w:hAnsi="Cambria Math"/>
            <w:kern w:val="2"/>
            <w:sz w:val="21"/>
            <w:szCs w:val="21"/>
          </w:rPr>
          <m:t xml:space="preserve"> </m:t>
        </m:r>
        <m:r>
          <w:rPr>
            <w:rFonts w:ascii="Cambria Math" w:hAnsi="Cambria Math" w:hint="eastAsia"/>
            <w:kern w:val="2"/>
            <w:sz w:val="21"/>
            <w:szCs w:val="21"/>
          </w:rPr>
          <m:t>G</m:t>
        </m:r>
      </m:oMath>
      <w:r>
        <w:rPr>
          <w:rFonts w:hint="eastAsia"/>
          <w:kern w:val="2"/>
          <w:sz w:val="21"/>
          <w:szCs w:val="21"/>
        </w:rPr>
        <w:t>；将</w:t>
      </w:r>
      <w:r>
        <w:rPr>
          <w:rFonts w:hint="eastAsia"/>
          <w:kern w:val="2"/>
          <w:sz w:val="21"/>
          <w:szCs w:val="21"/>
        </w:rPr>
        <w:t>2.4</w:t>
      </w:r>
      <w:r>
        <w:rPr>
          <w:rFonts w:hint="eastAsia"/>
          <w:kern w:val="2"/>
          <w:sz w:val="21"/>
          <w:szCs w:val="21"/>
        </w:rPr>
        <w:t>节中得到的全体告警节点作为终端集</w:t>
      </w:r>
      <m:oMath>
        <m:r>
          <m:rPr>
            <m:sty m:val="p"/>
          </m:rPr>
          <w:rPr>
            <w:rFonts w:ascii="Cambria Math" w:hAnsi="Cambria Math"/>
            <w:kern w:val="2"/>
            <w:sz w:val="21"/>
            <w:szCs w:val="21"/>
          </w:rPr>
          <m:t xml:space="preserve"> </m:t>
        </m:r>
        <m:r>
          <w:rPr>
            <w:rFonts w:ascii="Cambria Math" w:hAnsi="Cambria Math" w:hint="eastAsia"/>
            <w:kern w:val="2"/>
            <w:sz w:val="21"/>
            <w:szCs w:val="21"/>
          </w:rPr>
          <m:t>S</m:t>
        </m:r>
      </m:oMath>
      <w:r>
        <w:rPr>
          <w:rFonts w:hint="eastAsia"/>
          <w:kern w:val="2"/>
          <w:sz w:val="21"/>
          <w:szCs w:val="21"/>
        </w:rPr>
        <w:t>；利用上述算法求解出</w:t>
      </w:r>
      <m:oMath>
        <m:r>
          <m:rPr>
            <m:sty m:val="p"/>
          </m:rPr>
          <w:rPr>
            <w:rFonts w:ascii="Cambria Math" w:hAnsi="Cambria Math"/>
            <w:kern w:val="2"/>
            <w:sz w:val="21"/>
            <w:szCs w:val="21"/>
          </w:rPr>
          <m:t xml:space="preserve"> </m:t>
        </m:r>
        <m:r>
          <w:rPr>
            <w:rFonts w:ascii="Cambria Math" w:hAnsi="Cambria Math" w:hint="eastAsia"/>
            <w:kern w:val="2"/>
            <w:sz w:val="21"/>
            <w:szCs w:val="21"/>
          </w:rPr>
          <m:t>S</m:t>
        </m:r>
        <m:r>
          <m:rPr>
            <m:sty m:val="p"/>
          </m:rPr>
          <w:rPr>
            <w:rFonts w:ascii="Cambria Math" w:hAnsi="Cambria Math"/>
            <w:kern w:val="2"/>
            <w:sz w:val="21"/>
            <w:szCs w:val="21"/>
          </w:rPr>
          <m:t xml:space="preserve"> </m:t>
        </m:r>
      </m:oMath>
      <w:r>
        <w:rPr>
          <w:rFonts w:hint="eastAsia"/>
          <w:kern w:val="2"/>
          <w:sz w:val="21"/>
          <w:szCs w:val="21"/>
        </w:rPr>
        <w:t>在</w:t>
      </w:r>
      <m:oMath>
        <m:r>
          <m:rPr>
            <m:sty m:val="p"/>
          </m:rPr>
          <w:rPr>
            <w:rFonts w:ascii="Cambria Math" w:hAnsi="Cambria Math"/>
            <w:kern w:val="2"/>
            <w:sz w:val="21"/>
            <w:szCs w:val="21"/>
          </w:rPr>
          <m:t xml:space="preserve"> </m:t>
        </m:r>
        <m:r>
          <w:rPr>
            <w:rFonts w:ascii="Cambria Math" w:hAnsi="Cambria Math" w:hint="eastAsia"/>
            <w:kern w:val="2"/>
            <w:sz w:val="21"/>
            <w:szCs w:val="21"/>
          </w:rPr>
          <m:t>G</m:t>
        </m:r>
        <m:r>
          <m:rPr>
            <m:sty m:val="p"/>
          </m:rPr>
          <w:rPr>
            <w:rFonts w:ascii="Cambria Math" w:hAnsi="Cambria Math"/>
            <w:kern w:val="2"/>
            <w:sz w:val="21"/>
            <w:szCs w:val="21"/>
          </w:rPr>
          <m:t xml:space="preserve"> </m:t>
        </m:r>
      </m:oMath>
      <w:r>
        <w:rPr>
          <w:rFonts w:hint="eastAsia"/>
          <w:kern w:val="2"/>
          <w:sz w:val="21"/>
          <w:szCs w:val="21"/>
        </w:rPr>
        <w:t>中的</w:t>
      </w:r>
      <w:proofErr w:type="gramStart"/>
      <w:r>
        <w:rPr>
          <w:rFonts w:hint="eastAsia"/>
          <w:kern w:val="2"/>
          <w:sz w:val="21"/>
          <w:szCs w:val="21"/>
        </w:rPr>
        <w:t>近似斯</w:t>
      </w:r>
      <w:proofErr w:type="gramEnd"/>
      <w:r>
        <w:rPr>
          <w:rFonts w:hint="eastAsia"/>
          <w:kern w:val="2"/>
          <w:sz w:val="21"/>
          <w:szCs w:val="21"/>
        </w:rPr>
        <w:t>坦纳树，其中</w:t>
      </w:r>
      <w:r>
        <w:rPr>
          <w:rFonts w:hint="eastAsia"/>
          <w:kern w:val="2"/>
          <w:sz w:val="21"/>
          <w:szCs w:val="21"/>
        </w:rPr>
        <w:t>1)</w:t>
      </w:r>
      <w:r>
        <w:rPr>
          <w:rFonts w:hint="eastAsia"/>
          <w:kern w:val="2"/>
          <w:sz w:val="21"/>
          <w:szCs w:val="21"/>
        </w:rPr>
        <w:t>的最短路径求解使用</w:t>
      </w:r>
      <w:r>
        <w:rPr>
          <w:rFonts w:hint="eastAsia"/>
          <w:kern w:val="2"/>
          <w:sz w:val="21"/>
          <w:szCs w:val="21"/>
        </w:rPr>
        <w:t>Dijkstra</w:t>
      </w:r>
      <w:r>
        <w:rPr>
          <w:rFonts w:hint="eastAsia"/>
          <w:kern w:val="2"/>
          <w:sz w:val="21"/>
          <w:szCs w:val="21"/>
        </w:rPr>
        <w:t>算法</w:t>
      </w:r>
      <w:r>
        <w:rPr>
          <w:kern w:val="2"/>
          <w:sz w:val="21"/>
          <w:szCs w:val="21"/>
        </w:rPr>
        <w:fldChar w:fldCharType="begin"/>
      </w:r>
      <w:r>
        <w:rPr>
          <w:kern w:val="2"/>
          <w:sz w:val="21"/>
          <w:szCs w:val="21"/>
        </w:rPr>
        <w:instrText xml:space="preserve"> </w:instrText>
      </w:r>
      <w:r>
        <w:rPr>
          <w:rFonts w:hint="eastAsia"/>
          <w:kern w:val="2"/>
          <w:sz w:val="21"/>
          <w:szCs w:val="21"/>
        </w:rPr>
        <w:instrText>REF _Ref206105575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[23]</w:t>
      </w:r>
      <w:r>
        <w:rPr>
          <w:kern w:val="2"/>
          <w:sz w:val="21"/>
          <w:szCs w:val="21"/>
        </w:rPr>
        <w:fldChar w:fldCharType="end"/>
      </w:r>
      <w:r>
        <w:rPr>
          <w:rFonts w:hint="eastAsia"/>
          <w:kern w:val="2"/>
          <w:sz w:val="21"/>
          <w:szCs w:val="21"/>
        </w:rPr>
        <w:t>或其优化，</w:t>
      </w:r>
      <w:r>
        <w:rPr>
          <w:rFonts w:hint="eastAsia"/>
          <w:kern w:val="2"/>
          <w:sz w:val="21"/>
          <w:szCs w:val="21"/>
        </w:rPr>
        <w:t>2)</w:t>
      </w:r>
      <w:r>
        <w:rPr>
          <w:rFonts w:hint="eastAsia"/>
          <w:kern w:val="2"/>
          <w:sz w:val="21"/>
          <w:szCs w:val="21"/>
        </w:rPr>
        <w:t>的最小生成树求解使用</w:t>
      </w:r>
      <w:r>
        <w:rPr>
          <w:rFonts w:hint="eastAsia"/>
          <w:kern w:val="2"/>
          <w:sz w:val="21"/>
          <w:szCs w:val="21"/>
        </w:rPr>
        <w:t>Prim</w:t>
      </w:r>
      <w:r>
        <w:rPr>
          <w:rFonts w:hint="eastAsia"/>
          <w:kern w:val="2"/>
          <w:sz w:val="21"/>
          <w:szCs w:val="21"/>
        </w:rPr>
        <w:t>算法</w:t>
      </w:r>
      <w:r>
        <w:rPr>
          <w:kern w:val="2"/>
          <w:sz w:val="21"/>
          <w:szCs w:val="21"/>
        </w:rPr>
        <w:fldChar w:fldCharType="begin"/>
      </w:r>
      <w:r>
        <w:rPr>
          <w:kern w:val="2"/>
          <w:sz w:val="21"/>
          <w:szCs w:val="21"/>
        </w:rPr>
        <w:instrText xml:space="preserve"> </w:instrText>
      </w:r>
      <w:r>
        <w:rPr>
          <w:rFonts w:hint="eastAsia"/>
          <w:kern w:val="2"/>
          <w:sz w:val="21"/>
          <w:szCs w:val="21"/>
        </w:rPr>
        <w:instrText>REF _Ref206105674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[24]</w:t>
      </w:r>
      <w:r>
        <w:rPr>
          <w:kern w:val="2"/>
          <w:sz w:val="21"/>
          <w:szCs w:val="21"/>
        </w:rPr>
        <w:fldChar w:fldCharType="end"/>
      </w:r>
      <w:r>
        <w:rPr>
          <w:rFonts w:hint="eastAsia"/>
          <w:kern w:val="2"/>
          <w:sz w:val="21"/>
          <w:szCs w:val="21"/>
        </w:rPr>
        <w:t>。通过此算法得到的</w:t>
      </w:r>
      <w:proofErr w:type="gramStart"/>
      <w:r>
        <w:rPr>
          <w:rFonts w:hint="eastAsia"/>
          <w:kern w:val="2"/>
          <w:sz w:val="21"/>
          <w:szCs w:val="21"/>
        </w:rPr>
        <w:t>近似斯坦纳树</w:t>
      </w:r>
      <w:proofErr w:type="gramEnd"/>
      <w:r>
        <w:rPr>
          <w:rFonts w:hint="eastAsia"/>
          <w:kern w:val="2"/>
          <w:sz w:val="21"/>
          <w:szCs w:val="21"/>
        </w:rPr>
        <w:t>即为所求的攻击路径。</w:t>
      </w:r>
    </w:p>
    <w:p w:rsidR="0079474E" w:rsidRDefault="00000000">
      <w:pPr>
        <w:pStyle w:val="12"/>
        <w:numPr>
          <w:ilvl w:val="0"/>
          <w:numId w:val="1"/>
        </w:numPr>
        <w:spacing w:before="240" w:after="240"/>
      </w:pPr>
      <w:r>
        <w:rPr>
          <w:rFonts w:hint="eastAsia"/>
        </w:rPr>
        <w:t>评估</w:t>
      </w:r>
    </w:p>
    <w:p w:rsidR="0079474E" w:rsidRDefault="00000000">
      <w:pPr>
        <w:pStyle w:val="11"/>
        <w:ind w:firstLine="400"/>
      </w:pPr>
      <w:r>
        <w:rPr>
          <w:rFonts w:hint="eastAsia"/>
        </w:rPr>
        <w:t>我们在</w:t>
      </w:r>
      <w:r>
        <w:rPr>
          <w:rFonts w:hint="eastAsia"/>
        </w:rPr>
        <w:t>DARPA OPTC</w:t>
      </w:r>
      <w:r>
        <w:rPr>
          <w:rFonts w:hint="eastAsia"/>
        </w:rPr>
        <w:t>数据集</w:t>
      </w:r>
      <w:r>
        <w:fldChar w:fldCharType="begin"/>
      </w:r>
      <w:r>
        <w:instrText xml:space="preserve"> </w:instrText>
      </w:r>
      <w:r>
        <w:rPr>
          <w:rFonts w:hint="eastAsia"/>
        </w:rPr>
        <w:instrText>REF _Ref206083883 \r \h</w:instrText>
      </w:r>
      <w:r>
        <w:instrText xml:space="preserve"> </w:instrText>
      </w:r>
      <w:r>
        <w:fldChar w:fldCharType="separate"/>
      </w:r>
      <w:r>
        <w:t>[12]</w:t>
      </w:r>
      <w:r>
        <w:fldChar w:fldCharType="end"/>
      </w:r>
      <w:r>
        <w:rPr>
          <w:rFonts w:hint="eastAsia"/>
        </w:rPr>
        <w:t>上评估我们模型的效果。我们将介绍该数据集，展示</w:t>
      </w:r>
      <w:r>
        <w:rPr>
          <w:rFonts w:hint="eastAsia"/>
        </w:rPr>
        <w:t>Nexus</w:t>
      </w:r>
      <w:r>
        <w:rPr>
          <w:rFonts w:hint="eastAsia"/>
        </w:rPr>
        <w:t>在该数据集上的表现，并与已有的仅基于系统日志的异常检测模型进行横向对比。</w:t>
      </w:r>
    </w:p>
    <w:p w:rsidR="0079474E" w:rsidRDefault="00000000">
      <w:pPr>
        <w:pStyle w:val="22"/>
        <w:numPr>
          <w:ilvl w:val="1"/>
          <w:numId w:val="1"/>
        </w:numPr>
        <w:spacing w:before="120" w:after="120"/>
      </w:pPr>
      <w:r>
        <w:rPr>
          <w:rFonts w:hint="eastAsia"/>
        </w:rPr>
        <w:t>实验数据集</w:t>
      </w:r>
    </w:p>
    <w:p w:rsidR="0079474E" w:rsidRDefault="00000000">
      <w:pPr>
        <w:pStyle w:val="11"/>
        <w:ind w:firstLine="400"/>
      </w:pPr>
      <w:r>
        <w:rPr>
          <w:rFonts w:hint="eastAsia"/>
        </w:rPr>
        <w:t>我们使用的</w:t>
      </w:r>
      <w:r>
        <w:t>DARPA Operationally Transparent Cyber (O</w:t>
      </w:r>
      <w:r>
        <w:rPr>
          <w:rFonts w:hint="eastAsia"/>
        </w:rPr>
        <w:t>P</w:t>
      </w:r>
      <w:r>
        <w:t>TC)</w:t>
      </w:r>
      <w:r>
        <w:rPr>
          <w:rFonts w:hint="eastAsia"/>
        </w:rPr>
        <w:t xml:space="preserve"> </w:t>
      </w:r>
      <w:r>
        <w:t>数据集是</w:t>
      </w:r>
      <w:r>
        <w:t>DARPA Transparent Computing</w:t>
      </w:r>
      <w:r>
        <w:rPr>
          <w:rFonts w:hint="eastAsia"/>
        </w:rPr>
        <w:t xml:space="preserve"> (</w:t>
      </w:r>
      <w:r>
        <w:t>TC</w:t>
      </w:r>
      <w:r>
        <w:rPr>
          <w:rFonts w:hint="eastAsia"/>
        </w:rPr>
        <w:t xml:space="preserve">) </w:t>
      </w:r>
      <w:r>
        <w:t>项目的一部分，由</w:t>
      </w:r>
      <w:r>
        <w:t>Boston Fusion</w:t>
      </w:r>
      <w:r>
        <w:t>、</w:t>
      </w:r>
      <w:r>
        <w:t>Five Directions</w:t>
      </w:r>
      <w:r>
        <w:t>与</w:t>
      </w:r>
      <w:r>
        <w:t>BAE</w:t>
      </w:r>
      <w:r>
        <w:t>等多方联合构建，用于验证</w:t>
      </w:r>
      <w:r>
        <w:t>TC</w:t>
      </w:r>
      <w:r>
        <w:t>技术在规模化部署下的可扩展性。</w:t>
      </w:r>
    </w:p>
    <w:p w:rsidR="0079474E" w:rsidRDefault="00000000">
      <w:pPr>
        <w:pStyle w:val="11"/>
        <w:ind w:firstLine="400"/>
      </w:pPr>
      <w:r>
        <w:lastRenderedPageBreak/>
        <w:t>测试平</w:t>
      </w:r>
      <w:r>
        <w:rPr>
          <w:rFonts w:hint="eastAsia"/>
        </w:rPr>
        <w:t>台部署了</w:t>
      </w:r>
      <w:r>
        <w:rPr>
          <w:rFonts w:hint="eastAsia"/>
        </w:rPr>
        <w:t>1</w:t>
      </w:r>
      <w:r>
        <w:t>000</w:t>
      </w:r>
      <w:r>
        <w:t>台</w:t>
      </w:r>
      <w:r>
        <w:t>Windows 10</w:t>
      </w:r>
      <w:r>
        <w:t>主机，</w:t>
      </w:r>
      <w:r>
        <w:rPr>
          <w:rFonts w:hint="eastAsia"/>
        </w:rPr>
        <w:t>每台主机通过传感器采集主机事件，以</w:t>
      </w:r>
      <w:r>
        <w:rPr>
          <w:rFonts w:hint="eastAsia"/>
        </w:rPr>
        <w:t>JSON</w:t>
      </w:r>
      <w:r>
        <w:rPr>
          <w:rFonts w:hint="eastAsia"/>
        </w:rPr>
        <w:t>格式发送至</w:t>
      </w:r>
      <w:r>
        <w:rPr>
          <w:rFonts w:hint="eastAsia"/>
        </w:rPr>
        <w:t>Kafka</w:t>
      </w:r>
      <w:r>
        <w:rPr>
          <w:rFonts w:hint="eastAsia"/>
        </w:rPr>
        <w:t>，</w:t>
      </w:r>
      <w:r>
        <w:t>再由后端</w:t>
      </w:r>
      <w:r>
        <w:t>ETL</w:t>
      </w:r>
      <w:r>
        <w:t>服务转换为</w:t>
      </w:r>
      <w:proofErr w:type="spellStart"/>
      <w:r>
        <w:t>eCAR</w:t>
      </w:r>
      <w:proofErr w:type="spellEnd"/>
      <w:r>
        <w:rPr>
          <w:rFonts w:hint="eastAsia"/>
        </w:rPr>
        <w:t xml:space="preserve"> (</w:t>
      </w:r>
      <w:r>
        <w:t>Extended Cyber Analytics Repository</w:t>
      </w:r>
      <w:r>
        <w:rPr>
          <w:rFonts w:hint="eastAsia"/>
        </w:rPr>
        <w:t xml:space="preserve">) </w:t>
      </w:r>
      <w:r>
        <w:t>格式</w:t>
      </w:r>
      <w:r>
        <w:rPr>
          <w:rFonts w:hint="eastAsia"/>
        </w:rPr>
        <w:t>。</w:t>
      </w:r>
      <w:r>
        <w:t>该格式在</w:t>
      </w:r>
      <w:r>
        <w:t>MITRE CAR</w:t>
      </w:r>
      <w:r>
        <w:t>模型基础上</w:t>
      </w:r>
      <w:r>
        <w:rPr>
          <w:rFonts w:hint="eastAsia"/>
        </w:rPr>
        <w:t>增加了</w:t>
      </w:r>
      <w:r>
        <w:t>字段，如</w:t>
      </w:r>
      <w:proofErr w:type="spellStart"/>
      <w:r>
        <w:t>actorID</w:t>
      </w:r>
      <w:proofErr w:type="spellEnd"/>
      <w:r>
        <w:t>、</w:t>
      </w:r>
      <w:r>
        <w:t>PID</w:t>
      </w:r>
      <w:r>
        <w:t>、时间戳等，</w:t>
      </w:r>
      <w:r>
        <w:rPr>
          <w:rFonts w:hint="eastAsia"/>
        </w:rPr>
        <w:t>以便进行</w:t>
      </w:r>
      <w:r>
        <w:t>更丰富</w:t>
      </w:r>
      <w:r>
        <w:rPr>
          <w:rFonts w:hint="eastAsia"/>
        </w:rPr>
        <w:t>和精确</w:t>
      </w:r>
      <w:r>
        <w:t>的行为分析</w:t>
      </w:r>
      <w:r>
        <w:rPr>
          <w:rFonts w:hint="eastAsia"/>
        </w:rPr>
        <w:t>。同时，数据集还包括由网络安全监测平台</w:t>
      </w:r>
      <w:r>
        <w:rPr>
          <w:rFonts w:hint="eastAsia"/>
        </w:rPr>
        <w:t>Bro</w:t>
      </w:r>
      <w:r>
        <w:rPr>
          <w:rFonts w:hint="eastAsia"/>
        </w:rPr>
        <w:t>（现名为</w:t>
      </w:r>
      <w:r>
        <w:rPr>
          <w:rFonts w:hint="eastAsia"/>
        </w:rPr>
        <w:t>Zeek</w:t>
      </w:r>
      <w:r>
        <w:rPr>
          <w:rFonts w:hint="eastAsia"/>
        </w:rPr>
        <w:t>）采集的网络事件。第一阶段各主机首先进行</w:t>
      </w:r>
      <w:r>
        <w:t>正常活动，随后</w:t>
      </w:r>
      <w:r>
        <w:rPr>
          <w:rFonts w:hint="eastAsia"/>
        </w:rPr>
        <w:t>第二阶段</w:t>
      </w:r>
      <w:r>
        <w:t>红队发动</w:t>
      </w:r>
      <w:r>
        <w:t>APT</w:t>
      </w:r>
      <w:r>
        <w:t>攻击，模拟真实的高级持续性威胁场景。由于存储资源限制，最终仅收集了</w:t>
      </w:r>
      <w:r>
        <w:t>500</w:t>
      </w:r>
      <w:r>
        <w:t>台主机的数据，数据量约</w:t>
      </w:r>
      <w:r>
        <w:t>1 TB</w:t>
      </w:r>
      <w:r>
        <w:t>（压缩</w:t>
      </w:r>
      <w:r>
        <w:t>JSON</w:t>
      </w:r>
      <w:r>
        <w:t>形式）</w:t>
      </w:r>
      <w:r>
        <w:rPr>
          <w:rFonts w:hint="eastAsia"/>
        </w:rPr>
        <w:t>。数据</w:t>
      </w:r>
      <w:proofErr w:type="gramStart"/>
      <w:r>
        <w:rPr>
          <w:rFonts w:hint="eastAsia"/>
        </w:rPr>
        <w:t>集包括</w:t>
      </w:r>
      <w:proofErr w:type="gramEnd"/>
      <w:r>
        <w:rPr>
          <w:rFonts w:hint="eastAsia"/>
        </w:rPr>
        <w:t>三个目录：</w:t>
      </w:r>
    </w:p>
    <w:p w:rsidR="0079474E" w:rsidRDefault="00000000">
      <w:pPr>
        <w:pStyle w:val="11"/>
        <w:ind w:firstLine="400"/>
      </w:pPr>
      <w:r>
        <w:rPr>
          <w:rFonts w:hint="eastAsia"/>
        </w:rPr>
        <w:t xml:space="preserve">1). </w:t>
      </w:r>
      <w:proofErr w:type="spellStart"/>
      <w:r>
        <w:rPr>
          <w:rFonts w:hint="eastAsia"/>
        </w:rPr>
        <w:t>ecar</w:t>
      </w:r>
      <w:proofErr w:type="spellEnd"/>
      <w:r>
        <w:rPr>
          <w:rFonts w:hint="eastAsia"/>
        </w:rPr>
        <w:t>/</w:t>
      </w:r>
      <w:r>
        <w:rPr>
          <w:rFonts w:hint="eastAsia"/>
        </w:rPr>
        <w:t>：存储</w:t>
      </w:r>
      <w:proofErr w:type="spellStart"/>
      <w:r>
        <w:rPr>
          <w:rFonts w:hint="eastAsia"/>
        </w:rPr>
        <w:t>eCAR</w:t>
      </w:r>
      <w:proofErr w:type="spellEnd"/>
      <w:r>
        <w:rPr>
          <w:rFonts w:hint="eastAsia"/>
        </w:rPr>
        <w:t>格式的系统日志，其中有</w:t>
      </w:r>
      <w:r>
        <w:rPr>
          <w:rFonts w:hint="eastAsia"/>
        </w:rPr>
        <w:t>3</w:t>
      </w:r>
      <w:r>
        <w:rPr>
          <w:rFonts w:hint="eastAsia"/>
        </w:rPr>
        <w:t>个子目录，</w:t>
      </w:r>
      <w:r>
        <w:rPr>
          <w:rFonts w:hint="eastAsia"/>
        </w:rPr>
        <w:t>benign/</w:t>
      </w:r>
      <w:r>
        <w:rPr>
          <w:rFonts w:hint="eastAsia"/>
        </w:rPr>
        <w:t>存储第一阶段的系统事件，</w:t>
      </w:r>
      <w:r>
        <w:rPr>
          <w:rFonts w:hint="eastAsia"/>
        </w:rPr>
        <w:t>evaluation/</w:t>
      </w:r>
      <w:r>
        <w:rPr>
          <w:rFonts w:hint="eastAsia"/>
        </w:rPr>
        <w:t>存储第二阶段的含有恶意活动的系统事件，</w:t>
      </w:r>
      <w:r>
        <w:rPr>
          <w:rFonts w:hint="eastAsia"/>
        </w:rPr>
        <w:t>short/</w:t>
      </w:r>
      <w:r>
        <w:rPr>
          <w:rFonts w:hint="eastAsia"/>
        </w:rPr>
        <w:t>存储缺少部分信息的系统事件。</w:t>
      </w:r>
    </w:p>
    <w:p w:rsidR="0079474E" w:rsidRDefault="00000000">
      <w:pPr>
        <w:pStyle w:val="11"/>
        <w:ind w:firstLine="400"/>
      </w:pPr>
      <w:r>
        <w:rPr>
          <w:rFonts w:hint="eastAsia"/>
        </w:rPr>
        <w:t>2). bro/</w:t>
      </w:r>
      <w:r>
        <w:rPr>
          <w:rFonts w:hint="eastAsia"/>
        </w:rPr>
        <w:t>：存储由</w:t>
      </w:r>
      <w:r>
        <w:rPr>
          <w:rFonts w:hint="eastAsia"/>
        </w:rPr>
        <w:t xml:space="preserve">Bro (Zeek) </w:t>
      </w:r>
      <w:r>
        <w:rPr>
          <w:rFonts w:hint="eastAsia"/>
        </w:rPr>
        <w:t>采集到的网络日志，按日期和时间分组。</w:t>
      </w:r>
    </w:p>
    <w:p w:rsidR="0079474E" w:rsidRDefault="00000000">
      <w:pPr>
        <w:pStyle w:val="11"/>
        <w:ind w:firstLine="400"/>
      </w:pPr>
      <w:r>
        <w:rPr>
          <w:rFonts w:hint="eastAsia"/>
        </w:rPr>
        <w:t xml:space="preserve">3). </w:t>
      </w:r>
      <w:proofErr w:type="spellStart"/>
      <w:r>
        <w:rPr>
          <w:rFonts w:hint="eastAsia"/>
        </w:rPr>
        <w:t>ecar</w:t>
      </w:r>
      <w:proofErr w:type="spellEnd"/>
      <w:r>
        <w:rPr>
          <w:rFonts w:hint="eastAsia"/>
        </w:rPr>
        <w:t>-bro/</w:t>
      </w:r>
      <w:r>
        <w:rPr>
          <w:rFonts w:hint="eastAsia"/>
        </w:rPr>
        <w:t>：存储附加有</w:t>
      </w:r>
      <w:r>
        <w:rPr>
          <w:rFonts w:hint="eastAsia"/>
        </w:rPr>
        <w:t>Bro</w:t>
      </w:r>
      <w:r>
        <w:rPr>
          <w:rFonts w:hint="eastAsia"/>
        </w:rPr>
        <w:t>编号的</w:t>
      </w:r>
      <w:proofErr w:type="spellStart"/>
      <w:r>
        <w:rPr>
          <w:rFonts w:hint="eastAsia"/>
        </w:rPr>
        <w:t>eCAR</w:t>
      </w:r>
      <w:proofErr w:type="spellEnd"/>
      <w:r>
        <w:rPr>
          <w:rFonts w:hint="eastAsia"/>
        </w:rPr>
        <w:t>日志，可用于在主机与网络日志间进行关联。</w:t>
      </w:r>
    </w:p>
    <w:p w:rsidR="0079474E" w:rsidRDefault="00000000">
      <w:pPr>
        <w:pStyle w:val="11"/>
        <w:ind w:firstLineChars="0" w:firstLine="0"/>
      </w:pPr>
      <w:r>
        <w:tab/>
      </w:r>
    </w:p>
    <w:tbl>
      <w:tblPr>
        <w:tblStyle w:val="13"/>
        <w:tblW w:w="8721" w:type="dxa"/>
        <w:jc w:val="center"/>
        <w:tblLook w:val="04A0" w:firstRow="1" w:lastRow="0" w:firstColumn="1" w:lastColumn="0" w:noHBand="0" w:noVBand="1"/>
      </w:tblPr>
      <w:tblGrid>
        <w:gridCol w:w="1271"/>
        <w:gridCol w:w="2374"/>
        <w:gridCol w:w="1795"/>
        <w:gridCol w:w="1652"/>
        <w:gridCol w:w="1629"/>
      </w:tblGrid>
      <w:tr w:rsidR="0079474E">
        <w:trPr>
          <w:jc w:val="center"/>
        </w:trPr>
        <w:tc>
          <w:tcPr>
            <w:tcW w:w="1271" w:type="dxa"/>
          </w:tcPr>
          <w:p w:rsidR="0079474E" w:rsidRDefault="00000000">
            <w:pPr>
              <w:pStyle w:val="11"/>
              <w:ind w:firstLineChars="0" w:firstLine="0"/>
              <w:jc w:val="center"/>
              <w:rPr>
                <w:rFonts w:hint="eastAsia"/>
                <w:b/>
                <w:bCs/>
                <w:sz w:val="18"/>
                <w:szCs w:val="18"/>
              </w:rPr>
            </w:pPr>
            <w:r>
              <w:rPr>
                <w:rFonts w:hint="eastAsia"/>
                <w:b/>
                <w:bCs/>
                <w:sz w:val="18"/>
                <w:szCs w:val="18"/>
              </w:rPr>
              <w:t>数据集</w:t>
            </w:r>
          </w:p>
        </w:tc>
        <w:tc>
          <w:tcPr>
            <w:tcW w:w="2374" w:type="dxa"/>
          </w:tcPr>
          <w:p w:rsidR="0079474E" w:rsidRDefault="00000000">
            <w:pPr>
              <w:pStyle w:val="11"/>
              <w:ind w:firstLineChars="0" w:firstLine="0"/>
              <w:jc w:val="center"/>
              <w:rPr>
                <w:rFonts w:hint="eastAsia"/>
                <w:b/>
                <w:bCs/>
                <w:sz w:val="18"/>
                <w:szCs w:val="18"/>
              </w:rPr>
            </w:pPr>
            <w:r>
              <w:rPr>
                <w:rFonts w:hint="eastAsia"/>
                <w:b/>
                <w:bCs/>
                <w:sz w:val="18"/>
                <w:szCs w:val="18"/>
              </w:rPr>
              <w:t>内容</w:t>
            </w:r>
          </w:p>
        </w:tc>
        <w:tc>
          <w:tcPr>
            <w:tcW w:w="1795" w:type="dxa"/>
          </w:tcPr>
          <w:p w:rsidR="0079474E" w:rsidRDefault="00000000">
            <w:pPr>
              <w:pStyle w:val="11"/>
              <w:ind w:firstLineChars="0" w:firstLine="0"/>
              <w:jc w:val="center"/>
              <w:rPr>
                <w:rFonts w:hint="eastAsia"/>
                <w:b/>
                <w:bCs/>
                <w:sz w:val="18"/>
                <w:szCs w:val="18"/>
              </w:rPr>
            </w:pPr>
            <w:r>
              <w:rPr>
                <w:rFonts w:hint="eastAsia"/>
                <w:b/>
                <w:bCs/>
                <w:sz w:val="18"/>
                <w:szCs w:val="18"/>
              </w:rPr>
              <w:t>相关主机编号</w:t>
            </w:r>
          </w:p>
        </w:tc>
        <w:tc>
          <w:tcPr>
            <w:tcW w:w="1652" w:type="dxa"/>
          </w:tcPr>
          <w:p w:rsidR="0079474E" w:rsidRDefault="00000000">
            <w:pPr>
              <w:pStyle w:val="11"/>
              <w:ind w:firstLineChars="0" w:firstLine="0"/>
              <w:jc w:val="center"/>
              <w:rPr>
                <w:rFonts w:hint="eastAsia"/>
                <w:b/>
                <w:bCs/>
                <w:sz w:val="18"/>
                <w:szCs w:val="18"/>
              </w:rPr>
            </w:pPr>
            <w:r>
              <w:rPr>
                <w:rFonts w:hint="eastAsia"/>
                <w:b/>
                <w:bCs/>
                <w:sz w:val="18"/>
                <w:szCs w:val="18"/>
              </w:rPr>
              <w:t>系统事件数</w:t>
            </w:r>
          </w:p>
        </w:tc>
        <w:tc>
          <w:tcPr>
            <w:tcW w:w="1629" w:type="dxa"/>
          </w:tcPr>
          <w:p w:rsidR="0079474E" w:rsidRDefault="00000000">
            <w:pPr>
              <w:pStyle w:val="11"/>
              <w:ind w:firstLineChars="0" w:firstLine="0"/>
              <w:jc w:val="center"/>
              <w:rPr>
                <w:rFonts w:hint="eastAsia"/>
                <w:b/>
                <w:bCs/>
                <w:sz w:val="18"/>
                <w:szCs w:val="18"/>
              </w:rPr>
            </w:pPr>
            <w:r>
              <w:rPr>
                <w:rFonts w:hint="eastAsia"/>
                <w:b/>
                <w:bCs/>
                <w:sz w:val="18"/>
                <w:szCs w:val="18"/>
              </w:rPr>
              <w:t>网络事件数</w:t>
            </w:r>
          </w:p>
        </w:tc>
      </w:tr>
      <w:tr w:rsidR="0079474E">
        <w:trPr>
          <w:jc w:val="center"/>
        </w:trPr>
        <w:tc>
          <w:tcPr>
            <w:tcW w:w="1271" w:type="dxa"/>
          </w:tcPr>
          <w:p w:rsidR="0079474E" w:rsidRDefault="00000000">
            <w:pPr>
              <w:pStyle w:val="11"/>
              <w:ind w:firstLineChars="0" w:firstLine="0"/>
              <w:jc w:val="center"/>
              <w:rPr>
                <w:rFonts w:hint="eastAsia"/>
                <w:sz w:val="18"/>
                <w:szCs w:val="18"/>
              </w:rPr>
            </w:pPr>
            <w:r>
              <w:rPr>
                <w:rFonts w:hint="eastAsia"/>
                <w:sz w:val="18"/>
                <w:szCs w:val="18"/>
              </w:rPr>
              <w:t>OPTC day23</w:t>
            </w:r>
          </w:p>
        </w:tc>
        <w:tc>
          <w:tcPr>
            <w:tcW w:w="2374" w:type="dxa"/>
          </w:tcPr>
          <w:p w:rsidR="0079474E" w:rsidRDefault="00000000">
            <w:pPr>
              <w:pStyle w:val="11"/>
              <w:ind w:firstLineChars="0" w:firstLine="0"/>
              <w:jc w:val="center"/>
              <w:rPr>
                <w:rFonts w:hint="eastAsia"/>
                <w:sz w:val="18"/>
                <w:szCs w:val="18"/>
              </w:rPr>
            </w:pPr>
            <w:r>
              <w:rPr>
                <w:rFonts w:hint="eastAsia"/>
                <w:sz w:val="18"/>
                <w:szCs w:val="18"/>
              </w:rPr>
              <w:t xml:space="preserve">Plain </w:t>
            </w:r>
            <w:proofErr w:type="spellStart"/>
            <w:r>
              <w:rPr>
                <w:rFonts w:hint="eastAsia"/>
                <w:sz w:val="18"/>
                <w:szCs w:val="18"/>
              </w:rPr>
              <w:t>Powershell</w:t>
            </w:r>
            <w:proofErr w:type="spellEnd"/>
            <w:r>
              <w:rPr>
                <w:rFonts w:hint="eastAsia"/>
                <w:sz w:val="18"/>
                <w:szCs w:val="18"/>
              </w:rPr>
              <w:t xml:space="preserve"> Empire</w:t>
            </w:r>
          </w:p>
        </w:tc>
        <w:tc>
          <w:tcPr>
            <w:tcW w:w="1795" w:type="dxa"/>
          </w:tcPr>
          <w:p w:rsidR="0079474E" w:rsidRDefault="00000000">
            <w:pPr>
              <w:pStyle w:val="11"/>
              <w:ind w:firstLineChars="0" w:firstLine="0"/>
              <w:jc w:val="center"/>
              <w:rPr>
                <w:rFonts w:hint="eastAsia"/>
                <w:sz w:val="18"/>
                <w:szCs w:val="18"/>
              </w:rPr>
            </w:pPr>
            <w:r>
              <w:rPr>
                <w:rFonts w:hint="eastAsia"/>
                <w:sz w:val="18"/>
                <w:szCs w:val="18"/>
              </w:rPr>
              <w:t>0201</w:t>
            </w:r>
          </w:p>
        </w:tc>
        <w:tc>
          <w:tcPr>
            <w:tcW w:w="1652" w:type="dxa"/>
          </w:tcPr>
          <w:p w:rsidR="0079474E" w:rsidRDefault="00000000">
            <w:pPr>
              <w:pStyle w:val="11"/>
              <w:ind w:firstLineChars="0" w:firstLine="0"/>
              <w:jc w:val="center"/>
              <w:rPr>
                <w:rFonts w:hint="eastAsia"/>
                <w:sz w:val="18"/>
                <w:szCs w:val="18"/>
              </w:rPr>
            </w:pPr>
            <w:r>
              <w:rPr>
                <w:rFonts w:hint="eastAsia"/>
                <w:sz w:val="18"/>
                <w:szCs w:val="18"/>
              </w:rPr>
              <w:t>1180221</w:t>
            </w:r>
          </w:p>
        </w:tc>
        <w:tc>
          <w:tcPr>
            <w:tcW w:w="1629" w:type="dxa"/>
          </w:tcPr>
          <w:p w:rsidR="0079474E" w:rsidRDefault="00000000">
            <w:pPr>
              <w:pStyle w:val="11"/>
              <w:ind w:firstLineChars="0" w:firstLine="0"/>
              <w:jc w:val="center"/>
              <w:rPr>
                <w:rFonts w:hint="eastAsia"/>
                <w:sz w:val="18"/>
                <w:szCs w:val="18"/>
              </w:rPr>
            </w:pPr>
            <w:r>
              <w:rPr>
                <w:rFonts w:hint="eastAsia"/>
                <w:sz w:val="18"/>
                <w:szCs w:val="18"/>
              </w:rPr>
              <w:t>6698833</w:t>
            </w:r>
          </w:p>
        </w:tc>
      </w:tr>
      <w:tr w:rsidR="0079474E">
        <w:trPr>
          <w:jc w:val="center"/>
        </w:trPr>
        <w:tc>
          <w:tcPr>
            <w:tcW w:w="1271" w:type="dxa"/>
          </w:tcPr>
          <w:p w:rsidR="0079474E" w:rsidRDefault="00000000">
            <w:pPr>
              <w:pStyle w:val="11"/>
              <w:ind w:firstLineChars="0" w:firstLine="0"/>
              <w:jc w:val="center"/>
              <w:rPr>
                <w:rFonts w:hint="eastAsia"/>
                <w:sz w:val="18"/>
                <w:szCs w:val="18"/>
              </w:rPr>
            </w:pPr>
            <w:r>
              <w:rPr>
                <w:rFonts w:hint="eastAsia"/>
                <w:sz w:val="18"/>
                <w:szCs w:val="18"/>
              </w:rPr>
              <w:t>OPTC day24</w:t>
            </w:r>
          </w:p>
        </w:tc>
        <w:tc>
          <w:tcPr>
            <w:tcW w:w="2374" w:type="dxa"/>
          </w:tcPr>
          <w:p w:rsidR="0079474E" w:rsidRDefault="00000000">
            <w:pPr>
              <w:pStyle w:val="11"/>
              <w:ind w:firstLineChars="0" w:firstLine="0"/>
              <w:jc w:val="center"/>
              <w:rPr>
                <w:rFonts w:hint="eastAsia"/>
                <w:sz w:val="18"/>
                <w:szCs w:val="18"/>
              </w:rPr>
            </w:pPr>
            <w:r>
              <w:rPr>
                <w:rFonts w:hint="eastAsia"/>
                <w:sz w:val="18"/>
                <w:szCs w:val="18"/>
              </w:rPr>
              <w:t xml:space="preserve">Custom </w:t>
            </w:r>
            <w:proofErr w:type="spellStart"/>
            <w:r>
              <w:rPr>
                <w:rFonts w:hint="eastAsia"/>
                <w:sz w:val="18"/>
                <w:szCs w:val="18"/>
              </w:rPr>
              <w:t>Powershell</w:t>
            </w:r>
            <w:proofErr w:type="spellEnd"/>
            <w:r>
              <w:rPr>
                <w:rFonts w:hint="eastAsia"/>
                <w:sz w:val="18"/>
                <w:szCs w:val="18"/>
              </w:rPr>
              <w:t xml:space="preserve"> Empire</w:t>
            </w:r>
          </w:p>
        </w:tc>
        <w:tc>
          <w:tcPr>
            <w:tcW w:w="1795" w:type="dxa"/>
          </w:tcPr>
          <w:p w:rsidR="0079474E" w:rsidRDefault="00000000">
            <w:pPr>
              <w:pStyle w:val="11"/>
              <w:ind w:firstLineChars="0" w:firstLine="0"/>
              <w:jc w:val="center"/>
              <w:rPr>
                <w:rFonts w:hint="eastAsia"/>
                <w:sz w:val="18"/>
                <w:szCs w:val="18"/>
              </w:rPr>
            </w:pPr>
            <w:r>
              <w:rPr>
                <w:rFonts w:hint="eastAsia"/>
                <w:sz w:val="18"/>
                <w:szCs w:val="18"/>
              </w:rPr>
              <w:t>0501</w:t>
            </w:r>
          </w:p>
        </w:tc>
        <w:tc>
          <w:tcPr>
            <w:tcW w:w="1652" w:type="dxa"/>
          </w:tcPr>
          <w:p w:rsidR="0079474E" w:rsidRDefault="00000000">
            <w:pPr>
              <w:pStyle w:val="11"/>
              <w:ind w:firstLineChars="0" w:firstLine="0"/>
              <w:jc w:val="center"/>
              <w:rPr>
                <w:rFonts w:hint="eastAsia"/>
                <w:sz w:val="18"/>
                <w:szCs w:val="18"/>
              </w:rPr>
            </w:pPr>
            <w:r>
              <w:rPr>
                <w:rFonts w:hint="eastAsia"/>
                <w:sz w:val="18"/>
                <w:szCs w:val="18"/>
              </w:rPr>
              <w:t>3837326</w:t>
            </w:r>
          </w:p>
        </w:tc>
        <w:tc>
          <w:tcPr>
            <w:tcW w:w="1629" w:type="dxa"/>
          </w:tcPr>
          <w:p w:rsidR="0079474E" w:rsidRDefault="00000000">
            <w:pPr>
              <w:pStyle w:val="11"/>
              <w:ind w:firstLineChars="0" w:firstLine="0"/>
              <w:jc w:val="center"/>
              <w:rPr>
                <w:rFonts w:hint="eastAsia"/>
                <w:sz w:val="18"/>
                <w:szCs w:val="18"/>
              </w:rPr>
            </w:pPr>
            <w:r>
              <w:rPr>
                <w:rFonts w:hint="eastAsia"/>
                <w:sz w:val="18"/>
                <w:szCs w:val="18"/>
              </w:rPr>
              <w:t>11628232</w:t>
            </w:r>
          </w:p>
        </w:tc>
      </w:tr>
      <w:tr w:rsidR="0079474E">
        <w:trPr>
          <w:jc w:val="center"/>
        </w:trPr>
        <w:tc>
          <w:tcPr>
            <w:tcW w:w="1271" w:type="dxa"/>
          </w:tcPr>
          <w:p w:rsidR="0079474E" w:rsidRDefault="00000000">
            <w:pPr>
              <w:pStyle w:val="11"/>
              <w:ind w:firstLineChars="0" w:firstLine="0"/>
              <w:jc w:val="center"/>
              <w:rPr>
                <w:rFonts w:hint="eastAsia"/>
                <w:sz w:val="18"/>
                <w:szCs w:val="18"/>
              </w:rPr>
            </w:pPr>
            <w:r>
              <w:rPr>
                <w:rFonts w:hint="eastAsia"/>
                <w:sz w:val="18"/>
                <w:szCs w:val="18"/>
              </w:rPr>
              <w:t>OPTC day25</w:t>
            </w:r>
          </w:p>
        </w:tc>
        <w:tc>
          <w:tcPr>
            <w:tcW w:w="2374" w:type="dxa"/>
          </w:tcPr>
          <w:p w:rsidR="0079474E" w:rsidRDefault="00000000">
            <w:pPr>
              <w:pStyle w:val="11"/>
              <w:ind w:firstLineChars="0" w:firstLine="0"/>
              <w:jc w:val="center"/>
              <w:rPr>
                <w:rFonts w:hint="eastAsia"/>
                <w:sz w:val="18"/>
                <w:szCs w:val="18"/>
              </w:rPr>
            </w:pPr>
            <w:r>
              <w:rPr>
                <w:rFonts w:hint="eastAsia"/>
                <w:sz w:val="18"/>
                <w:szCs w:val="18"/>
              </w:rPr>
              <w:t>Malicious Upgrade</w:t>
            </w:r>
          </w:p>
        </w:tc>
        <w:tc>
          <w:tcPr>
            <w:tcW w:w="1795" w:type="dxa"/>
          </w:tcPr>
          <w:p w:rsidR="0079474E" w:rsidRDefault="00000000">
            <w:pPr>
              <w:pStyle w:val="11"/>
              <w:ind w:firstLineChars="0" w:firstLine="0"/>
              <w:jc w:val="center"/>
              <w:rPr>
                <w:rFonts w:hint="eastAsia"/>
                <w:sz w:val="18"/>
                <w:szCs w:val="18"/>
              </w:rPr>
            </w:pPr>
            <w:r>
              <w:rPr>
                <w:rFonts w:hint="eastAsia"/>
                <w:sz w:val="18"/>
                <w:szCs w:val="18"/>
              </w:rPr>
              <w:t>0051</w:t>
            </w:r>
          </w:p>
        </w:tc>
        <w:tc>
          <w:tcPr>
            <w:tcW w:w="1652" w:type="dxa"/>
          </w:tcPr>
          <w:p w:rsidR="0079474E" w:rsidRDefault="00000000">
            <w:pPr>
              <w:pStyle w:val="11"/>
              <w:ind w:firstLineChars="0" w:firstLine="0"/>
              <w:jc w:val="center"/>
              <w:rPr>
                <w:rFonts w:hint="eastAsia"/>
                <w:sz w:val="18"/>
                <w:szCs w:val="18"/>
              </w:rPr>
            </w:pPr>
            <w:r>
              <w:rPr>
                <w:rFonts w:hint="eastAsia"/>
                <w:sz w:val="18"/>
                <w:szCs w:val="18"/>
              </w:rPr>
              <w:t>1060489</w:t>
            </w:r>
          </w:p>
        </w:tc>
        <w:tc>
          <w:tcPr>
            <w:tcW w:w="1629" w:type="dxa"/>
          </w:tcPr>
          <w:p w:rsidR="0079474E" w:rsidRDefault="00000000">
            <w:pPr>
              <w:pStyle w:val="11"/>
              <w:keepNext/>
              <w:ind w:firstLineChars="0" w:firstLine="0"/>
              <w:jc w:val="center"/>
              <w:rPr>
                <w:rFonts w:hint="eastAsia"/>
                <w:sz w:val="18"/>
                <w:szCs w:val="18"/>
              </w:rPr>
            </w:pPr>
            <w:r>
              <w:rPr>
                <w:rFonts w:hint="eastAsia"/>
                <w:sz w:val="18"/>
                <w:szCs w:val="18"/>
              </w:rPr>
              <w:t>6094212</w:t>
            </w:r>
          </w:p>
        </w:tc>
      </w:tr>
    </w:tbl>
    <w:p w:rsidR="0079474E" w:rsidRDefault="00000000">
      <w:pPr>
        <w:pStyle w:val="a3"/>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CC2FFB">
        <w:rPr>
          <w:rFonts w:hint="eastAsia"/>
          <w:noProof/>
        </w:rPr>
        <w:t>1</w:t>
      </w:r>
      <w:r>
        <w:rPr>
          <w:rFonts w:hint="eastAsia"/>
        </w:rPr>
        <w:fldChar w:fldCharType="end"/>
      </w:r>
      <w:r>
        <w:rPr>
          <w:rFonts w:hint="eastAsia"/>
        </w:rPr>
        <w:t xml:space="preserve"> OPTC</w:t>
      </w:r>
      <w:r>
        <w:rPr>
          <w:rFonts w:hint="eastAsia"/>
        </w:rPr>
        <w:t>数据集信息</w:t>
      </w:r>
    </w:p>
    <w:p w:rsidR="0079474E" w:rsidRDefault="00000000">
      <w:pPr>
        <w:pStyle w:val="11"/>
        <w:ind w:firstLineChars="0" w:firstLine="0"/>
      </w:pPr>
      <w:r>
        <w:tab/>
      </w:r>
    </w:p>
    <w:p w:rsidR="0079474E" w:rsidRDefault="00000000">
      <w:pPr>
        <w:pStyle w:val="11"/>
        <w:ind w:firstLine="400"/>
      </w:pPr>
      <w:r>
        <w:rPr>
          <w:rFonts w:hint="eastAsia"/>
        </w:rPr>
        <w:t>第二阶段红队的三个攻击案例如表</w:t>
      </w:r>
      <w:r>
        <w:rPr>
          <w:rFonts w:hint="eastAsia"/>
        </w:rPr>
        <w:t>1</w:t>
      </w:r>
      <w:r>
        <w:rPr>
          <w:rFonts w:hint="eastAsia"/>
        </w:rPr>
        <w:t>所示。</w:t>
      </w:r>
    </w:p>
    <w:p w:rsidR="0079474E" w:rsidRDefault="00000000">
      <w:pPr>
        <w:pStyle w:val="11"/>
        <w:ind w:firstLine="400"/>
      </w:pPr>
      <w:r>
        <w:t>然而，</w:t>
      </w:r>
      <w:r>
        <w:rPr>
          <w:rFonts w:hint="eastAsia"/>
        </w:rPr>
        <w:t>DARPA OPTC</w:t>
      </w:r>
      <w:r>
        <w:t>数据集文档详细程度有限</w:t>
      </w:r>
      <w:r>
        <w:t>——</w:t>
      </w:r>
      <w:r>
        <w:t>唯一的标注信息</w:t>
      </w:r>
      <w:r>
        <w:rPr>
          <w:rFonts w:hint="eastAsia"/>
        </w:rPr>
        <w:t>来自数据集的</w:t>
      </w:r>
      <w:r>
        <w:t>目录结构和附带的</w:t>
      </w:r>
      <w:r>
        <w:t>ground-truth PDF</w:t>
      </w:r>
      <w:r>
        <w:t>文件</w:t>
      </w:r>
      <w:r>
        <w:rPr>
          <w:rFonts w:hint="eastAsia"/>
        </w:rPr>
        <w:t>，文件记录了红队的活动，并带有时间戳。在评估中我们采用了</w:t>
      </w:r>
      <w:r>
        <w:rPr>
          <w:rFonts w:hint="eastAsia"/>
        </w:rPr>
        <w:t>FLASH</w:t>
      </w:r>
      <w:r>
        <w:rPr>
          <w:rFonts w:hint="eastAsia"/>
        </w:rPr>
        <w:t>论文</w:t>
      </w:r>
      <w:r>
        <w:fldChar w:fldCharType="begin"/>
      </w:r>
      <w:r>
        <w:instrText xml:space="preserve"> </w:instrText>
      </w:r>
      <w:r>
        <w:rPr>
          <w:rFonts w:hint="eastAsia"/>
        </w:rPr>
        <w:instrText>REF _Ref206083564 \r \h</w:instrText>
      </w:r>
      <w:r>
        <w:instrText xml:space="preserve"> </w:instrText>
      </w:r>
      <w:r>
        <w:fldChar w:fldCharType="separate"/>
      </w:r>
      <w:r>
        <w:t>[4]</w:t>
      </w:r>
      <w:r>
        <w:fldChar w:fldCharType="end"/>
      </w:r>
      <w:r>
        <w:rPr>
          <w:rFonts w:hint="eastAsia"/>
        </w:rPr>
        <w:t>的对数据集的标注，并进行了配套的关联分析。</w:t>
      </w:r>
    </w:p>
    <w:p w:rsidR="0079474E" w:rsidRDefault="00000000">
      <w:pPr>
        <w:pStyle w:val="22"/>
        <w:numPr>
          <w:ilvl w:val="1"/>
          <w:numId w:val="1"/>
        </w:numPr>
        <w:spacing w:before="120" w:after="120"/>
      </w:pPr>
      <w:r>
        <w:rPr>
          <w:rFonts w:hint="eastAsia"/>
        </w:rPr>
        <w:t>实验结果</w:t>
      </w:r>
    </w:p>
    <w:p w:rsidR="0079474E" w:rsidRDefault="00000000">
      <w:pPr>
        <w:pStyle w:val="11"/>
        <w:ind w:firstLineChars="0" w:firstLine="400"/>
      </w:pPr>
      <w:r>
        <w:rPr>
          <w:rFonts w:hint="eastAsia"/>
        </w:rPr>
        <w:t>我们在</w:t>
      </w:r>
      <w:r>
        <w:rPr>
          <w:rFonts w:hint="eastAsia"/>
        </w:rPr>
        <w:t>OPTC</w:t>
      </w:r>
      <w:r>
        <w:rPr>
          <w:rFonts w:hint="eastAsia"/>
        </w:rPr>
        <w:t>的三个案例上进行多点告警关联分析的实验，并统计出真阳性</w:t>
      </w:r>
      <w:r>
        <w:rPr>
          <w:rFonts w:hint="eastAsia"/>
        </w:rPr>
        <w:t>(True Positive, TP)</w:t>
      </w:r>
      <w:r>
        <w:rPr>
          <w:rFonts w:hint="eastAsia"/>
        </w:rPr>
        <w:t>、假阳性</w:t>
      </w:r>
      <w:r>
        <w:rPr>
          <w:rFonts w:hint="eastAsia"/>
        </w:rPr>
        <w:t>(False Positive, FP)</w:t>
      </w:r>
      <w:r>
        <w:rPr>
          <w:rFonts w:hint="eastAsia"/>
        </w:rPr>
        <w:t>、假阴性</w:t>
      </w:r>
      <w:r>
        <w:rPr>
          <w:rFonts w:hint="eastAsia"/>
        </w:rPr>
        <w:t>(False Negative, FN)</w:t>
      </w:r>
      <w:r>
        <w:rPr>
          <w:rFonts w:hint="eastAsia"/>
        </w:rPr>
        <w:t>、真阴性</w:t>
      </w:r>
      <w:r>
        <w:rPr>
          <w:rFonts w:hint="eastAsia"/>
        </w:rPr>
        <w:t>(True Negative, TN)</w:t>
      </w:r>
      <w:r>
        <w:rPr>
          <w:rFonts w:hint="eastAsia"/>
        </w:rPr>
        <w:t>四个基本指标，进一步计算出精确率</w:t>
      </w:r>
      <w:r>
        <w:rPr>
          <w:rFonts w:hint="eastAsia"/>
        </w:rPr>
        <w:t xml:space="preserve">(precision, </w:t>
      </w:r>
      <m:oMath>
        <m:r>
          <w:rPr>
            <w:rFonts w:ascii="Cambria Math" w:hAnsi="Cambria Math" w:hint="eastAsia"/>
          </w:rPr>
          <m:t>PRC</m:t>
        </m:r>
      </m:oMath>
      <w:r>
        <w:rPr>
          <w:rFonts w:hint="eastAsia"/>
        </w:rPr>
        <w:t>)</w:t>
      </w:r>
      <w:r>
        <w:rPr>
          <w:rFonts w:hint="eastAsia"/>
        </w:rPr>
        <w:t>、召回率</w:t>
      </w:r>
      <w:r>
        <w:rPr>
          <w:rFonts w:hint="eastAsia"/>
        </w:rPr>
        <w:t xml:space="preserve">(recall, </w:t>
      </w:r>
      <m:oMath>
        <m:r>
          <w:rPr>
            <w:rFonts w:ascii="Cambria Math" w:hAnsi="Cambria Math" w:hint="eastAsia"/>
          </w:rPr>
          <m:t>REC</m:t>
        </m:r>
      </m:oMath>
      <w:r>
        <w:rPr>
          <w:rFonts w:hint="eastAsia"/>
        </w:rPr>
        <w:t>)</w:t>
      </w:r>
      <w:r>
        <w:rPr>
          <w:rFonts w:hint="eastAsia"/>
        </w:rPr>
        <w:t>和</w:t>
      </w:r>
      <w:r>
        <w:rPr>
          <w:rFonts w:hint="eastAsia"/>
        </w:rPr>
        <w:t>F1</w:t>
      </w:r>
      <w:r>
        <w:rPr>
          <w:rFonts w:hint="eastAsia"/>
        </w:rPr>
        <w:t>分数</w:t>
      </w:r>
      <w:r>
        <w:rPr>
          <w:rFonts w:hint="eastAsia"/>
        </w:rPr>
        <w:t xml:space="preserve">(F1 score, </w:t>
      </w:r>
      <m:oMath>
        <m:sSub>
          <m:sSubPr>
            <m:ctrlPr>
              <w:ins w:id="58" w:author="佳航 吴" w:date="2025-08-15T20:01:00Z">
                <w:rPr>
                  <w:rFonts w:ascii="Cambria Math" w:hAnsi="Cambria Math" w:cs="Cambria Math"/>
                  <w:i/>
                </w:rPr>
              </w:ins>
            </m:ctrlPr>
          </m:sSubPr>
          <m:e>
            <m:r>
              <w:rPr>
                <w:rFonts w:ascii="Cambria Math" w:hAnsi="Cambria Math" w:hint="eastAsia"/>
              </w:rPr>
              <m:t>F</m:t>
            </m:r>
            <m:ctrlPr>
              <w:ins w:id="59" w:author="佳航 吴" w:date="2025-08-15T20:01:00Z">
                <w:rPr>
                  <w:rFonts w:ascii="Cambria Math" w:hAnsi="Cambria Math" w:hint="eastAsia"/>
                  <w:i/>
                </w:rPr>
              </w:ins>
            </m:ctrlPr>
          </m:e>
          <m:sub>
            <m:r>
              <w:rPr>
                <w:rFonts w:ascii="Cambria Math" w:hAnsi="Cambria Math"/>
              </w:rPr>
              <m:t>1</m:t>
            </m:r>
          </m:sub>
        </m:sSub>
      </m:oMath>
      <w:r>
        <w:rPr>
          <w:rFonts w:hint="eastAsia"/>
        </w:rPr>
        <w:t>)</w:t>
      </w:r>
      <w:r>
        <w:rPr>
          <w:rFonts w:hint="eastAsia"/>
        </w:rPr>
        <w:t>作为我们的实验评估指标。实验结果如表</w:t>
      </w:r>
      <w:r>
        <w:rPr>
          <w:rFonts w:hint="eastAsia"/>
        </w:rPr>
        <w:t>2</w:t>
      </w:r>
      <w:r>
        <w:rPr>
          <w:rFonts w:hint="eastAsia"/>
        </w:rPr>
        <w:t>所示，可以看到，</w:t>
      </w:r>
      <w:r>
        <w:rPr>
          <w:rFonts w:hint="eastAsia"/>
        </w:rPr>
        <w:t>Nexus</w:t>
      </w:r>
      <w:r>
        <w:rPr>
          <w:rFonts w:hint="eastAsia"/>
        </w:rPr>
        <w:t>在</w:t>
      </w:r>
      <w:r>
        <w:rPr>
          <w:rFonts w:hint="eastAsia"/>
        </w:rPr>
        <w:t>OPTC</w:t>
      </w:r>
      <w:r>
        <w:rPr>
          <w:rFonts w:hint="eastAsia"/>
        </w:rPr>
        <w:t>数据集的三个案例上都表现得很好。</w:t>
      </w:r>
    </w:p>
    <w:p w:rsidR="0079474E" w:rsidRDefault="00000000" w:rsidP="0047175B">
      <w:pPr>
        <w:pStyle w:val="11"/>
        <w:ind w:firstLine="400"/>
      </w:pPr>
      <m:oMathPara>
        <m:oMath>
          <m:r>
            <w:rPr>
              <w:rFonts w:ascii="Cambria Math" w:hAnsi="Cambria Math"/>
            </w:rPr>
            <m:t>PRC=</m:t>
          </m:r>
          <m:f>
            <m:fPr>
              <m:ctrlPr>
                <w:ins w:id="60" w:author="佳航 吴" w:date="2025-08-15T20:01:00Z">
                  <w:rPr>
                    <w:rFonts w:ascii="Cambria Math" w:hAnsi="Cambria Math"/>
                  </w:rPr>
                </w:ins>
              </m:ctrlPr>
            </m:fPr>
            <m:num>
              <m:r>
                <w:rPr>
                  <w:rFonts w:ascii="Cambria Math" w:hAnsi="Cambria Math"/>
                </w:rPr>
                <m:t>TP</m:t>
              </m:r>
              <m:ctrlPr>
                <w:ins w:id="61" w:author="佳航 吴" w:date="2025-08-15T20:01:00Z">
                  <w:rPr>
                    <w:rFonts w:ascii="Cambria Math" w:hAnsi="Cambria Math"/>
                    <w:i/>
                  </w:rPr>
                </w:ins>
              </m:ctrlPr>
            </m:num>
            <m:den>
              <m:r>
                <w:rPr>
                  <w:rFonts w:ascii="Cambria Math" w:hAnsi="Cambria Math"/>
                </w:rPr>
                <m:t>TP+FP</m:t>
              </m:r>
              <m:ctrlPr>
                <w:ins w:id="62" w:author="佳航 吴" w:date="2025-08-15T20:01:00Z">
                  <w:rPr>
                    <w:rFonts w:ascii="Cambria Math" w:hAnsi="Cambria Math"/>
                    <w:i/>
                  </w:rPr>
                </w:ins>
              </m:ctrlPr>
            </m:den>
          </m:f>
          <m:r>
            <w:rPr>
              <w:rFonts w:ascii="Cambria Math" w:hAnsi="Cambria Math"/>
            </w:rPr>
            <m:t xml:space="preserve">      REC=</m:t>
          </m:r>
          <m:f>
            <m:fPr>
              <m:ctrlPr>
                <w:ins w:id="63" w:author="佳航 吴" w:date="2025-08-15T20:01:00Z">
                  <w:rPr>
                    <w:rFonts w:ascii="Cambria Math" w:hAnsi="Cambria Math"/>
                  </w:rPr>
                </w:ins>
              </m:ctrlPr>
            </m:fPr>
            <m:num>
              <m:r>
                <w:rPr>
                  <w:rFonts w:ascii="Cambria Math" w:hAnsi="Cambria Math"/>
                </w:rPr>
                <m:t>TP</m:t>
              </m:r>
              <m:ctrlPr>
                <w:ins w:id="64" w:author="佳航 吴" w:date="2025-08-15T20:01:00Z">
                  <w:rPr>
                    <w:rFonts w:ascii="Cambria Math" w:hAnsi="Cambria Math"/>
                    <w:i/>
                  </w:rPr>
                </w:ins>
              </m:ctrlPr>
            </m:num>
            <m:den>
              <m:r>
                <w:rPr>
                  <w:rFonts w:ascii="Cambria Math" w:hAnsi="Cambria Math"/>
                </w:rPr>
                <m:t>TP+FN</m:t>
              </m:r>
              <m:ctrlPr>
                <w:ins w:id="65" w:author="佳航 吴" w:date="2025-08-15T20:01:00Z">
                  <w:rPr>
                    <w:rFonts w:ascii="Cambria Math" w:hAnsi="Cambria Math"/>
                    <w:i/>
                  </w:rPr>
                </w:ins>
              </m:ctrlPr>
            </m:den>
          </m:f>
          <m:r>
            <w:rPr>
              <w:rFonts w:ascii="Cambria Math" w:hAnsi="Cambria Math"/>
            </w:rPr>
            <m:t xml:space="preserve">      </m:t>
          </m:r>
          <m:sSub>
            <m:sSubPr>
              <m:ctrlPr>
                <w:ins w:id="66" w:author="佳航 吴" w:date="2025-08-15T20:01:00Z">
                  <w:rPr>
                    <w:rFonts w:ascii="Cambria Math" w:hAnsi="Cambria Math"/>
                    <w:i/>
                  </w:rPr>
                </w:ins>
              </m:ctrlPr>
            </m:sSubPr>
            <m:e>
              <m:r>
                <w:rPr>
                  <w:rFonts w:ascii="Cambria Math" w:hAnsi="Cambria Math"/>
                </w:rPr>
                <m:t>F</m:t>
              </m:r>
            </m:e>
            <m:sub>
              <m:r>
                <w:rPr>
                  <w:rFonts w:ascii="Cambria Math" w:hAnsi="Cambria Math"/>
                </w:rPr>
                <m:t>1</m:t>
              </m:r>
            </m:sub>
          </m:sSub>
          <m:r>
            <w:rPr>
              <w:rFonts w:ascii="Cambria Math" w:hAnsi="Cambria Math"/>
            </w:rPr>
            <m:t>=</m:t>
          </m:r>
          <m:f>
            <m:fPr>
              <m:ctrlPr>
                <w:ins w:id="67" w:author="佳航 吴" w:date="2025-08-15T20:01:00Z">
                  <w:rPr>
                    <w:rFonts w:ascii="Cambria Math" w:hAnsi="Cambria Math"/>
                  </w:rPr>
                </w:ins>
              </m:ctrlPr>
            </m:fPr>
            <m:num>
              <m:r>
                <w:rPr>
                  <w:rFonts w:ascii="Cambria Math" w:hAnsi="Cambria Math"/>
                </w:rPr>
                <m:t>2</m:t>
              </m:r>
              <m:r>
                <m:rPr>
                  <m:sty m:val="p"/>
                </m:rPr>
                <w:rPr>
                  <w:rFonts w:ascii="Cambria Math" w:hAnsi="Cambria Math"/>
                </w:rPr>
                <m:t>⋅</m:t>
              </m:r>
              <m:r>
                <w:rPr>
                  <w:rFonts w:ascii="Cambria Math" w:hAnsi="Cambria Math"/>
                </w:rPr>
                <m:t>PRC</m:t>
              </m:r>
              <m:r>
                <m:rPr>
                  <m:sty m:val="p"/>
                </m:rPr>
                <w:rPr>
                  <w:rFonts w:ascii="Cambria Math" w:hAnsi="Cambria Math"/>
                </w:rPr>
                <m:t>⋅</m:t>
              </m:r>
              <m:r>
                <w:rPr>
                  <w:rFonts w:ascii="Cambria Math" w:hAnsi="Cambria Math"/>
                </w:rPr>
                <m:t>REC</m:t>
              </m:r>
              <m:ctrlPr>
                <w:ins w:id="68" w:author="佳航 吴" w:date="2025-08-15T20:01:00Z">
                  <w:rPr>
                    <w:rFonts w:ascii="Cambria Math" w:hAnsi="Cambria Math"/>
                    <w:i/>
                  </w:rPr>
                </w:ins>
              </m:ctrlPr>
            </m:num>
            <m:den>
              <m:r>
                <w:rPr>
                  <w:rFonts w:ascii="Cambria Math" w:hAnsi="Cambria Math"/>
                </w:rPr>
                <m:t>PRC+REC</m:t>
              </m:r>
              <m:ctrlPr>
                <w:ins w:id="69" w:author="佳航 吴" w:date="2025-08-15T20:01:00Z">
                  <w:rPr>
                    <w:rFonts w:ascii="Cambria Math" w:hAnsi="Cambria Math"/>
                    <w:i/>
                  </w:rPr>
                </w:ins>
              </m:ctrlPr>
            </m:den>
          </m:f>
        </m:oMath>
      </m:oMathPara>
    </w:p>
    <w:p w:rsidR="0079474E" w:rsidRDefault="00000000">
      <w:pPr>
        <w:pStyle w:val="11"/>
        <w:ind w:firstLineChars="0" w:firstLine="0"/>
      </w:pPr>
      <w:r>
        <w:tab/>
      </w:r>
    </w:p>
    <w:tbl>
      <w:tblPr>
        <w:tblStyle w:val="13"/>
        <w:tblW w:w="0" w:type="dxa"/>
        <w:jc w:val="center"/>
        <w:tblLook w:val="04A0" w:firstRow="1" w:lastRow="0" w:firstColumn="1" w:lastColumn="0" w:noHBand="0" w:noVBand="1"/>
      </w:tblPr>
      <w:tblGrid>
        <w:gridCol w:w="1635"/>
        <w:gridCol w:w="954"/>
        <w:gridCol w:w="954"/>
        <w:gridCol w:w="954"/>
        <w:gridCol w:w="954"/>
        <w:gridCol w:w="1090"/>
        <w:gridCol w:w="1090"/>
        <w:gridCol w:w="1090"/>
      </w:tblGrid>
      <w:tr w:rsidR="0079474E">
        <w:trPr>
          <w:jc w:val="center"/>
        </w:trPr>
        <w:tc>
          <w:tcPr>
            <w:tcW w:w="600" w:type="pct"/>
          </w:tcPr>
          <w:p w:rsidR="0079474E" w:rsidRDefault="00000000">
            <w:pPr>
              <w:pStyle w:val="11"/>
              <w:ind w:firstLineChars="0" w:firstLine="0"/>
              <w:jc w:val="center"/>
              <w:rPr>
                <w:rFonts w:hint="eastAsia"/>
                <w:b/>
                <w:bCs/>
                <w:sz w:val="18"/>
                <w:szCs w:val="18"/>
              </w:rPr>
            </w:pPr>
            <w:r>
              <w:rPr>
                <w:rFonts w:hint="eastAsia"/>
                <w:b/>
                <w:bCs/>
                <w:sz w:val="18"/>
                <w:szCs w:val="18"/>
              </w:rPr>
              <w:t>数据集</w:t>
            </w:r>
          </w:p>
        </w:tc>
        <w:tc>
          <w:tcPr>
            <w:tcW w:w="35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TP</m:t>
                </m:r>
              </m:oMath>
            </m:oMathPara>
          </w:p>
        </w:tc>
        <w:tc>
          <w:tcPr>
            <w:tcW w:w="35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FP</m:t>
                </m:r>
              </m:oMath>
            </m:oMathPara>
          </w:p>
        </w:tc>
        <w:tc>
          <w:tcPr>
            <w:tcW w:w="35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FN</m:t>
                </m:r>
              </m:oMath>
            </m:oMathPara>
          </w:p>
        </w:tc>
        <w:tc>
          <w:tcPr>
            <w:tcW w:w="35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TN</m:t>
                </m:r>
              </m:oMath>
            </m:oMathPara>
          </w:p>
        </w:tc>
        <w:tc>
          <w:tcPr>
            <w:tcW w:w="40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PRC</m:t>
                </m:r>
              </m:oMath>
            </m:oMathPara>
          </w:p>
        </w:tc>
        <w:tc>
          <w:tcPr>
            <w:tcW w:w="400"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REC</m:t>
                </m:r>
              </m:oMath>
            </m:oMathPara>
          </w:p>
        </w:tc>
        <w:tc>
          <w:tcPr>
            <w:tcW w:w="400" w:type="pct"/>
          </w:tcPr>
          <w:p w:rsidR="0079474E" w:rsidRDefault="00000000">
            <w:pPr>
              <w:pStyle w:val="11"/>
              <w:ind w:firstLineChars="0" w:firstLine="0"/>
              <w:jc w:val="center"/>
              <w:rPr>
                <w:rFonts w:hint="eastAsia"/>
                <w:b/>
                <w:bCs/>
                <w:sz w:val="18"/>
                <w:szCs w:val="18"/>
              </w:rPr>
            </w:pPr>
            <m:oMathPara>
              <m:oMath>
                <m:sSub>
                  <m:sSubPr>
                    <m:ctrlPr>
                      <w:ins w:id="70" w:author="佳航 吴" w:date="2025-08-15T20:01:00Z">
                        <w:rPr>
                          <w:rFonts w:ascii="Cambria Math" w:hAnsi="Cambria Math"/>
                          <w:b/>
                          <w:bCs/>
                          <w:i/>
                          <w:sz w:val="18"/>
                          <w:szCs w:val="18"/>
                        </w:rPr>
                      </w:ins>
                    </m:ctrlPr>
                  </m:sSubPr>
                  <m:e>
                    <m:r>
                      <m:rPr>
                        <m:sty m:val="bi"/>
                      </m:rPr>
                      <w:rPr>
                        <w:rFonts w:ascii="Cambria Math" w:hAnsi="Cambria Math" w:hint="eastAsia"/>
                        <w:sz w:val="18"/>
                        <w:szCs w:val="18"/>
                      </w:rPr>
                      <m:t>F</m:t>
                    </m:r>
                    <m:ctrlPr>
                      <w:ins w:id="71" w:author="佳航 吴" w:date="2025-08-15T20:01:00Z">
                        <w:rPr>
                          <w:rFonts w:ascii="Cambria Math" w:hAnsi="Cambria Math" w:hint="eastAsia"/>
                          <w:b/>
                          <w:bCs/>
                          <w:i/>
                          <w:sz w:val="18"/>
                          <w:szCs w:val="18"/>
                        </w:rPr>
                      </w:ins>
                    </m:ctrlPr>
                  </m:e>
                  <m:sub>
                    <m:r>
                      <m:rPr>
                        <m:sty m:val="bi"/>
                      </m:rPr>
                      <w:rPr>
                        <w:rFonts w:ascii="Cambria Math" w:hAnsi="Cambria Math" w:hint="eastAsia"/>
                        <w:sz w:val="18"/>
                        <w:szCs w:val="18"/>
                      </w:rPr>
                      <m:t>1</m:t>
                    </m:r>
                  </m:sub>
                </m:sSub>
              </m:oMath>
            </m:oMathPara>
          </w:p>
        </w:tc>
      </w:tr>
      <w:tr w:rsidR="0079474E">
        <w:trPr>
          <w:jc w:val="center"/>
        </w:trPr>
        <w:tc>
          <w:tcPr>
            <w:tcW w:w="600" w:type="pct"/>
          </w:tcPr>
          <w:p w:rsidR="0079474E" w:rsidRDefault="00000000">
            <w:pPr>
              <w:pStyle w:val="11"/>
              <w:ind w:firstLineChars="0" w:firstLine="0"/>
              <w:jc w:val="center"/>
              <w:rPr>
                <w:rFonts w:hint="eastAsia"/>
                <w:sz w:val="18"/>
                <w:szCs w:val="18"/>
              </w:rPr>
            </w:pPr>
            <w:r>
              <w:rPr>
                <w:rFonts w:hint="eastAsia"/>
                <w:sz w:val="18"/>
                <w:szCs w:val="18"/>
              </w:rPr>
              <w:t>OPTC day23</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61</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2</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1</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175021</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0.97</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0.98</w:t>
            </w:r>
          </w:p>
        </w:tc>
      </w:tr>
      <w:tr w:rsidR="0079474E">
        <w:trPr>
          <w:jc w:val="center"/>
        </w:trPr>
        <w:tc>
          <w:tcPr>
            <w:tcW w:w="600" w:type="pct"/>
          </w:tcPr>
          <w:p w:rsidR="0079474E" w:rsidRDefault="00000000">
            <w:pPr>
              <w:pStyle w:val="11"/>
              <w:ind w:firstLineChars="0" w:firstLine="0"/>
              <w:jc w:val="center"/>
              <w:rPr>
                <w:rFonts w:hint="eastAsia"/>
                <w:sz w:val="18"/>
                <w:szCs w:val="18"/>
              </w:rPr>
            </w:pPr>
            <w:r>
              <w:rPr>
                <w:rFonts w:hint="eastAsia"/>
                <w:sz w:val="18"/>
                <w:szCs w:val="18"/>
              </w:rPr>
              <w:t>OPTC day24</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377</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9</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0</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539610</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0.99</w:t>
            </w:r>
          </w:p>
        </w:tc>
      </w:tr>
      <w:tr w:rsidR="0079474E">
        <w:trPr>
          <w:jc w:val="center"/>
        </w:trPr>
        <w:tc>
          <w:tcPr>
            <w:tcW w:w="600" w:type="pct"/>
          </w:tcPr>
          <w:p w:rsidR="0079474E" w:rsidRDefault="00000000">
            <w:pPr>
              <w:pStyle w:val="11"/>
              <w:ind w:firstLineChars="0" w:firstLine="0"/>
              <w:jc w:val="center"/>
              <w:rPr>
                <w:rFonts w:hint="eastAsia"/>
                <w:sz w:val="18"/>
                <w:szCs w:val="18"/>
              </w:rPr>
            </w:pPr>
            <w:r>
              <w:rPr>
                <w:rFonts w:hint="eastAsia"/>
                <w:sz w:val="18"/>
                <w:szCs w:val="18"/>
              </w:rPr>
              <w:t>OPTC day25</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174</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0</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0</w:t>
            </w:r>
          </w:p>
        </w:tc>
        <w:tc>
          <w:tcPr>
            <w:tcW w:w="350" w:type="pct"/>
          </w:tcPr>
          <w:p w:rsidR="0079474E" w:rsidRDefault="00000000">
            <w:pPr>
              <w:pStyle w:val="11"/>
              <w:ind w:firstLineChars="0" w:firstLine="0"/>
              <w:jc w:val="center"/>
              <w:rPr>
                <w:rFonts w:hint="eastAsia"/>
                <w:sz w:val="18"/>
                <w:szCs w:val="18"/>
              </w:rPr>
            </w:pPr>
            <w:r>
              <w:rPr>
                <w:rFonts w:hint="eastAsia"/>
                <w:sz w:val="18"/>
                <w:szCs w:val="18"/>
              </w:rPr>
              <w:t>148010</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400"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400" w:type="pct"/>
          </w:tcPr>
          <w:p w:rsidR="0079474E" w:rsidRDefault="00000000">
            <w:pPr>
              <w:pStyle w:val="11"/>
              <w:keepNext/>
              <w:ind w:firstLineChars="0" w:firstLine="0"/>
              <w:jc w:val="center"/>
              <w:rPr>
                <w:rFonts w:hint="eastAsia"/>
                <w:sz w:val="18"/>
                <w:szCs w:val="18"/>
              </w:rPr>
            </w:pPr>
            <w:r>
              <w:rPr>
                <w:rFonts w:hint="eastAsia"/>
                <w:sz w:val="18"/>
                <w:szCs w:val="18"/>
              </w:rPr>
              <w:t>1.00</w:t>
            </w:r>
          </w:p>
        </w:tc>
      </w:tr>
    </w:tbl>
    <w:p w:rsidR="0079474E" w:rsidRDefault="00000000">
      <w:pPr>
        <w:pStyle w:val="a3"/>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CC2FFB">
        <w:rPr>
          <w:rFonts w:hint="eastAsia"/>
          <w:noProof/>
        </w:rPr>
        <w:t>2</w:t>
      </w:r>
      <w:r>
        <w:rPr>
          <w:rFonts w:hint="eastAsia"/>
        </w:rPr>
        <w:fldChar w:fldCharType="end"/>
      </w:r>
      <w:r>
        <w:rPr>
          <w:rFonts w:hint="eastAsia"/>
        </w:rPr>
        <w:t xml:space="preserve"> </w:t>
      </w:r>
      <w:r>
        <w:rPr>
          <w:rFonts w:hint="eastAsia"/>
        </w:rPr>
        <w:t>实验结果</w:t>
      </w:r>
    </w:p>
    <w:p w:rsidR="0079474E" w:rsidRDefault="00000000">
      <w:pPr>
        <w:pStyle w:val="11"/>
        <w:ind w:firstLineChars="0" w:firstLine="0"/>
      </w:pPr>
      <w:r>
        <w:tab/>
      </w:r>
    </w:p>
    <w:p w:rsidR="0079474E" w:rsidRDefault="00000000">
      <w:pPr>
        <w:pStyle w:val="11"/>
        <w:ind w:firstLineChars="0" w:firstLine="0"/>
      </w:pPr>
      <w:r>
        <w:tab/>
      </w:r>
      <w:r>
        <w:rPr>
          <w:rFonts w:hint="eastAsia"/>
        </w:rPr>
        <w:t>下面</w:t>
      </w:r>
      <w:r w:rsidR="0047175B">
        <w:rPr>
          <w:rFonts w:hint="eastAsia"/>
        </w:rPr>
        <w:t>的表</w:t>
      </w:r>
      <w:r w:rsidR="0047175B">
        <w:rPr>
          <w:rFonts w:hint="eastAsia"/>
        </w:rPr>
        <w:t>3</w:t>
      </w:r>
      <w:r>
        <w:rPr>
          <w:rFonts w:hint="eastAsia"/>
        </w:rPr>
        <w:t>给出</w:t>
      </w:r>
      <w:r>
        <w:rPr>
          <w:rFonts w:hint="eastAsia"/>
        </w:rPr>
        <w:t>Nexus</w:t>
      </w:r>
      <w:r>
        <w:rPr>
          <w:rFonts w:hint="eastAsia"/>
        </w:rPr>
        <w:t>的系统日志异常检测</w:t>
      </w:r>
      <w:r>
        <w:rPr>
          <w:rFonts w:hint="eastAsia"/>
        </w:rPr>
        <w:t>(host-detect)</w:t>
      </w:r>
      <w:r>
        <w:rPr>
          <w:rFonts w:hint="eastAsia"/>
        </w:rPr>
        <w:t>、网络日志异常检测</w:t>
      </w:r>
      <w:r>
        <w:rPr>
          <w:rFonts w:hint="eastAsia"/>
        </w:rPr>
        <w:t>(net-detect)</w:t>
      </w:r>
      <w:r>
        <w:rPr>
          <w:rFonts w:hint="eastAsia"/>
        </w:rPr>
        <w:t>和攻击路径重构</w:t>
      </w:r>
      <w:r>
        <w:rPr>
          <w:rFonts w:hint="eastAsia"/>
        </w:rPr>
        <w:t>(investigate)</w:t>
      </w:r>
      <w:r>
        <w:rPr>
          <w:rFonts w:hint="eastAsia"/>
        </w:rPr>
        <w:t>三个阶段的运行时间，相关的讨论详见第</w:t>
      </w:r>
      <w:r>
        <w:fldChar w:fldCharType="begin"/>
      </w:r>
      <w:r>
        <w:instrText xml:space="preserve"> </w:instrText>
      </w:r>
      <w:r>
        <w:rPr>
          <w:rFonts w:hint="eastAsia"/>
        </w:rPr>
        <w:instrText>REF _Ref206183469 \r \h</w:instrText>
      </w:r>
      <w:r>
        <w:instrText xml:space="preserve"> </w:instrText>
      </w:r>
      <w:r>
        <w:fldChar w:fldCharType="separate"/>
      </w:r>
      <w:r>
        <w:t>4</w:t>
      </w:r>
      <w:r>
        <w:fldChar w:fldCharType="end"/>
      </w:r>
      <w:r>
        <w:rPr>
          <w:rFonts w:hint="eastAsia"/>
        </w:rPr>
        <w:t>节。</w:t>
      </w:r>
      <w:r w:rsidR="00757E8A">
        <w:rPr>
          <w:rFonts w:hint="eastAsia"/>
        </w:rPr>
        <w:t>表中的总运行时间为三个阶段的运行时间之和，均在</w:t>
      </w:r>
      <w:r w:rsidR="00757E8A">
        <w:rPr>
          <w:rFonts w:hint="eastAsia"/>
        </w:rPr>
        <w:t>4h</w:t>
      </w:r>
      <w:r w:rsidR="00757E8A">
        <w:rPr>
          <w:rFonts w:hint="eastAsia"/>
        </w:rPr>
        <w:t>以内。事实上，如</w:t>
      </w:r>
      <w:r w:rsidR="00757E8A">
        <w:fldChar w:fldCharType="begin"/>
      </w:r>
      <w:r w:rsidR="00757E8A">
        <w:instrText xml:space="preserve"> REF _Ref206359784 \h </w:instrText>
      </w:r>
      <w:r w:rsidR="00757E8A">
        <w:fldChar w:fldCharType="separate"/>
      </w:r>
      <w:r w:rsidR="00757E8A">
        <w:rPr>
          <w:rFonts w:hint="eastAsia"/>
        </w:rPr>
        <w:t>图</w:t>
      </w:r>
      <w:r w:rsidR="00757E8A">
        <w:rPr>
          <w:rFonts w:hint="eastAsia"/>
        </w:rPr>
        <w:t xml:space="preserve"> 1</w:t>
      </w:r>
      <w:r w:rsidR="00757E8A">
        <w:fldChar w:fldCharType="end"/>
      </w:r>
      <w:r w:rsidR="00757E8A">
        <w:rPr>
          <w:rFonts w:hint="eastAsia"/>
        </w:rPr>
        <w:t>所示，系统日志异常检测和网络日志异常检测这两个环节是可以并行的，因此实际所需时间还会更少。</w:t>
      </w:r>
    </w:p>
    <w:p w:rsidR="0079474E" w:rsidRDefault="00000000">
      <w:pPr>
        <w:pStyle w:val="11"/>
        <w:ind w:firstLineChars="0" w:firstLine="0"/>
      </w:pPr>
      <w:r>
        <w:tab/>
      </w:r>
    </w:p>
    <w:tbl>
      <w:tblPr>
        <w:tblStyle w:val="13"/>
        <w:tblW w:w="8721" w:type="dxa"/>
        <w:jc w:val="center"/>
        <w:tblLook w:val="04A0" w:firstRow="1" w:lastRow="0" w:firstColumn="1" w:lastColumn="0" w:noHBand="0" w:noVBand="1"/>
      </w:tblPr>
      <w:tblGrid>
        <w:gridCol w:w="1438"/>
        <w:gridCol w:w="1150"/>
        <w:gridCol w:w="1151"/>
        <w:gridCol w:w="1149"/>
        <w:gridCol w:w="1151"/>
        <w:gridCol w:w="1437"/>
        <w:gridCol w:w="1245"/>
      </w:tblGrid>
      <w:tr w:rsidR="0079474E">
        <w:trPr>
          <w:jc w:val="center"/>
        </w:trPr>
        <w:tc>
          <w:tcPr>
            <w:tcW w:w="824" w:type="pct"/>
            <w:vMerge w:val="restart"/>
            <w:vAlign w:val="center"/>
          </w:tcPr>
          <w:p w:rsidR="0079474E" w:rsidRDefault="00000000">
            <w:pPr>
              <w:pStyle w:val="11"/>
              <w:ind w:firstLineChars="0" w:firstLine="0"/>
              <w:jc w:val="center"/>
              <w:rPr>
                <w:rFonts w:hint="eastAsia"/>
                <w:b/>
                <w:bCs/>
                <w:sz w:val="18"/>
                <w:szCs w:val="18"/>
              </w:rPr>
            </w:pPr>
            <w:r>
              <w:rPr>
                <w:rFonts w:hint="eastAsia"/>
                <w:b/>
                <w:bCs/>
                <w:sz w:val="18"/>
                <w:szCs w:val="18"/>
              </w:rPr>
              <w:t>数据集</w:t>
            </w:r>
          </w:p>
        </w:tc>
        <w:tc>
          <w:tcPr>
            <w:tcW w:w="1319" w:type="pct"/>
            <w:gridSpan w:val="2"/>
            <w:vAlign w:val="center"/>
          </w:tcPr>
          <w:p w:rsidR="0079474E" w:rsidRDefault="00000000">
            <w:pPr>
              <w:pStyle w:val="11"/>
              <w:ind w:firstLineChars="0" w:firstLine="0"/>
              <w:jc w:val="center"/>
              <w:rPr>
                <w:rFonts w:hint="eastAsia"/>
                <w:b/>
                <w:bCs/>
                <w:sz w:val="18"/>
                <w:szCs w:val="18"/>
              </w:rPr>
            </w:pPr>
            <w:r>
              <w:rPr>
                <w:rFonts w:hint="eastAsia"/>
                <w:b/>
                <w:bCs/>
                <w:sz w:val="18"/>
                <w:szCs w:val="18"/>
              </w:rPr>
              <w:t>系统日志异常检测</w:t>
            </w:r>
          </w:p>
        </w:tc>
        <w:tc>
          <w:tcPr>
            <w:tcW w:w="1319" w:type="pct"/>
            <w:gridSpan w:val="2"/>
            <w:vAlign w:val="center"/>
          </w:tcPr>
          <w:p w:rsidR="0079474E" w:rsidRDefault="00000000">
            <w:pPr>
              <w:pStyle w:val="11"/>
              <w:ind w:firstLineChars="0" w:firstLine="0"/>
              <w:jc w:val="center"/>
              <w:rPr>
                <w:rFonts w:hint="eastAsia"/>
                <w:b/>
                <w:bCs/>
                <w:sz w:val="18"/>
                <w:szCs w:val="18"/>
              </w:rPr>
            </w:pPr>
            <w:r>
              <w:rPr>
                <w:rFonts w:hint="eastAsia"/>
                <w:b/>
                <w:bCs/>
                <w:sz w:val="18"/>
                <w:szCs w:val="18"/>
              </w:rPr>
              <w:t>网络日志异常检测</w:t>
            </w:r>
          </w:p>
        </w:tc>
        <w:tc>
          <w:tcPr>
            <w:tcW w:w="824" w:type="pct"/>
            <w:vMerge w:val="restart"/>
            <w:vAlign w:val="center"/>
          </w:tcPr>
          <w:p w:rsidR="0079474E" w:rsidRDefault="00000000">
            <w:pPr>
              <w:pStyle w:val="11"/>
              <w:ind w:firstLineChars="0" w:firstLine="0"/>
              <w:jc w:val="center"/>
              <w:rPr>
                <w:rFonts w:hint="eastAsia"/>
                <w:b/>
                <w:bCs/>
                <w:sz w:val="18"/>
                <w:szCs w:val="18"/>
              </w:rPr>
            </w:pPr>
            <w:r>
              <w:rPr>
                <w:rFonts w:hint="eastAsia"/>
                <w:b/>
                <w:bCs/>
                <w:sz w:val="18"/>
                <w:szCs w:val="18"/>
              </w:rPr>
              <w:t>攻击路径重构</w:t>
            </w:r>
          </w:p>
        </w:tc>
        <w:tc>
          <w:tcPr>
            <w:tcW w:w="714" w:type="pct"/>
            <w:vMerge w:val="restart"/>
            <w:vAlign w:val="center"/>
          </w:tcPr>
          <w:p w:rsidR="0079474E" w:rsidRDefault="00000000">
            <w:pPr>
              <w:pStyle w:val="11"/>
              <w:ind w:firstLineChars="0" w:firstLine="0"/>
              <w:jc w:val="center"/>
              <w:rPr>
                <w:rFonts w:hint="eastAsia"/>
                <w:b/>
                <w:bCs/>
                <w:sz w:val="18"/>
                <w:szCs w:val="18"/>
              </w:rPr>
            </w:pPr>
            <w:r>
              <w:rPr>
                <w:rFonts w:hint="eastAsia"/>
                <w:b/>
                <w:bCs/>
                <w:sz w:val="18"/>
                <w:szCs w:val="18"/>
              </w:rPr>
              <w:t>总运行时间</w:t>
            </w:r>
          </w:p>
        </w:tc>
      </w:tr>
      <w:tr w:rsidR="0079474E">
        <w:trPr>
          <w:jc w:val="center"/>
        </w:trPr>
        <w:tc>
          <w:tcPr>
            <w:tcW w:w="824" w:type="pct"/>
            <w:vMerge/>
            <w:vAlign w:val="center"/>
          </w:tcPr>
          <w:p w:rsidR="0079474E" w:rsidRDefault="0079474E">
            <w:pPr>
              <w:pStyle w:val="11"/>
              <w:ind w:firstLineChars="0" w:firstLine="0"/>
              <w:jc w:val="center"/>
              <w:rPr>
                <w:rFonts w:hint="eastAsia"/>
                <w:b/>
                <w:bCs/>
                <w:sz w:val="18"/>
                <w:szCs w:val="18"/>
              </w:rPr>
            </w:pPr>
          </w:p>
        </w:tc>
        <w:tc>
          <w:tcPr>
            <w:tcW w:w="659" w:type="pct"/>
            <w:vAlign w:val="center"/>
          </w:tcPr>
          <w:p w:rsidR="0079474E" w:rsidRDefault="00000000">
            <w:pPr>
              <w:pStyle w:val="11"/>
              <w:ind w:firstLineChars="0" w:firstLine="0"/>
              <w:jc w:val="center"/>
              <w:rPr>
                <w:rFonts w:hint="eastAsia"/>
                <w:b/>
                <w:bCs/>
                <w:sz w:val="18"/>
                <w:szCs w:val="18"/>
              </w:rPr>
            </w:pPr>
            <w:r>
              <w:rPr>
                <w:rFonts w:hint="eastAsia"/>
                <w:b/>
                <w:bCs/>
                <w:sz w:val="18"/>
                <w:szCs w:val="18"/>
              </w:rPr>
              <w:t>训练</w:t>
            </w:r>
          </w:p>
        </w:tc>
        <w:tc>
          <w:tcPr>
            <w:tcW w:w="659" w:type="pct"/>
            <w:vAlign w:val="center"/>
          </w:tcPr>
          <w:p w:rsidR="0079474E" w:rsidRDefault="00000000">
            <w:pPr>
              <w:pStyle w:val="11"/>
              <w:ind w:firstLineChars="0" w:firstLine="0"/>
              <w:jc w:val="center"/>
              <w:rPr>
                <w:rFonts w:hint="eastAsia"/>
                <w:b/>
                <w:bCs/>
                <w:sz w:val="18"/>
                <w:szCs w:val="18"/>
              </w:rPr>
            </w:pPr>
            <w:r>
              <w:rPr>
                <w:rFonts w:hint="eastAsia"/>
                <w:b/>
                <w:bCs/>
                <w:sz w:val="18"/>
                <w:szCs w:val="18"/>
              </w:rPr>
              <w:t>评估</w:t>
            </w:r>
          </w:p>
        </w:tc>
        <w:tc>
          <w:tcPr>
            <w:tcW w:w="659" w:type="pct"/>
            <w:vAlign w:val="center"/>
          </w:tcPr>
          <w:p w:rsidR="0079474E" w:rsidRDefault="00000000">
            <w:pPr>
              <w:pStyle w:val="11"/>
              <w:ind w:firstLineChars="0" w:firstLine="0"/>
              <w:jc w:val="center"/>
              <w:rPr>
                <w:rFonts w:hint="eastAsia"/>
                <w:b/>
                <w:bCs/>
                <w:sz w:val="18"/>
                <w:szCs w:val="18"/>
              </w:rPr>
            </w:pPr>
            <w:r>
              <w:rPr>
                <w:rFonts w:hint="eastAsia"/>
                <w:b/>
                <w:bCs/>
                <w:sz w:val="18"/>
                <w:szCs w:val="18"/>
              </w:rPr>
              <w:t>训练</w:t>
            </w:r>
          </w:p>
        </w:tc>
        <w:tc>
          <w:tcPr>
            <w:tcW w:w="659" w:type="pct"/>
            <w:vAlign w:val="center"/>
          </w:tcPr>
          <w:p w:rsidR="0079474E" w:rsidRDefault="00000000">
            <w:pPr>
              <w:pStyle w:val="11"/>
              <w:ind w:firstLineChars="0" w:firstLine="0"/>
              <w:jc w:val="center"/>
              <w:rPr>
                <w:rFonts w:hint="eastAsia"/>
                <w:b/>
                <w:bCs/>
                <w:sz w:val="18"/>
                <w:szCs w:val="18"/>
              </w:rPr>
            </w:pPr>
            <w:r>
              <w:rPr>
                <w:rFonts w:hint="eastAsia"/>
                <w:b/>
                <w:bCs/>
                <w:sz w:val="18"/>
                <w:szCs w:val="18"/>
              </w:rPr>
              <w:t>评估</w:t>
            </w:r>
          </w:p>
        </w:tc>
        <w:tc>
          <w:tcPr>
            <w:tcW w:w="824" w:type="pct"/>
            <w:vMerge/>
            <w:vAlign w:val="center"/>
          </w:tcPr>
          <w:p w:rsidR="0079474E" w:rsidRDefault="0079474E">
            <w:pPr>
              <w:pStyle w:val="11"/>
              <w:ind w:firstLineChars="0" w:firstLine="0"/>
              <w:jc w:val="center"/>
              <w:rPr>
                <w:rFonts w:hint="eastAsia"/>
                <w:b/>
                <w:bCs/>
                <w:sz w:val="18"/>
                <w:szCs w:val="18"/>
              </w:rPr>
            </w:pPr>
          </w:p>
        </w:tc>
        <w:tc>
          <w:tcPr>
            <w:tcW w:w="714" w:type="pct"/>
            <w:vMerge/>
            <w:vAlign w:val="center"/>
          </w:tcPr>
          <w:p w:rsidR="0079474E" w:rsidRDefault="0079474E">
            <w:pPr>
              <w:pStyle w:val="11"/>
              <w:ind w:firstLineChars="0" w:firstLine="0"/>
              <w:jc w:val="center"/>
              <w:rPr>
                <w:rFonts w:hint="eastAsia"/>
                <w:b/>
                <w:bCs/>
                <w:sz w:val="18"/>
                <w:szCs w:val="18"/>
              </w:rPr>
            </w:pPr>
          </w:p>
        </w:tc>
      </w:tr>
      <w:tr w:rsidR="0079474E">
        <w:trPr>
          <w:jc w:val="center"/>
        </w:trPr>
        <w:tc>
          <w:tcPr>
            <w:tcW w:w="824" w:type="pct"/>
            <w:vAlign w:val="center"/>
          </w:tcPr>
          <w:p w:rsidR="0079474E" w:rsidRDefault="00000000">
            <w:pPr>
              <w:pStyle w:val="11"/>
              <w:ind w:firstLineChars="0" w:firstLine="0"/>
              <w:jc w:val="center"/>
              <w:rPr>
                <w:rFonts w:hint="eastAsia"/>
                <w:sz w:val="18"/>
                <w:szCs w:val="18"/>
              </w:rPr>
            </w:pPr>
            <w:r>
              <w:rPr>
                <w:rFonts w:hint="eastAsia"/>
                <w:sz w:val="18"/>
                <w:szCs w:val="18"/>
              </w:rPr>
              <w:t>OPTC day23</w:t>
            </w:r>
          </w:p>
        </w:tc>
        <w:tc>
          <w:tcPr>
            <w:tcW w:w="659" w:type="pct"/>
            <w:vAlign w:val="center"/>
          </w:tcPr>
          <w:p w:rsidR="0079474E" w:rsidRDefault="00466FBE">
            <w:pPr>
              <w:pStyle w:val="11"/>
              <w:ind w:firstLineChars="0" w:firstLine="0"/>
              <w:jc w:val="center"/>
              <w:rPr>
                <w:rFonts w:hint="eastAsia"/>
                <w:sz w:val="18"/>
                <w:szCs w:val="18"/>
              </w:rPr>
            </w:pPr>
            <w:r>
              <w:rPr>
                <w:rFonts w:hint="eastAsia"/>
                <w:sz w:val="18"/>
                <w:szCs w:val="18"/>
              </w:rPr>
              <w:t>1118.89</w:t>
            </w:r>
          </w:p>
        </w:tc>
        <w:tc>
          <w:tcPr>
            <w:tcW w:w="659" w:type="pct"/>
            <w:vAlign w:val="center"/>
          </w:tcPr>
          <w:p w:rsidR="0079474E" w:rsidRDefault="00466FBE">
            <w:pPr>
              <w:pStyle w:val="11"/>
              <w:ind w:firstLineChars="0" w:firstLine="0"/>
              <w:jc w:val="center"/>
              <w:rPr>
                <w:rFonts w:hint="eastAsia"/>
                <w:sz w:val="18"/>
                <w:szCs w:val="18"/>
              </w:rPr>
            </w:pPr>
            <w:r>
              <w:rPr>
                <w:rFonts w:hint="eastAsia"/>
                <w:sz w:val="18"/>
                <w:szCs w:val="18"/>
              </w:rPr>
              <w:t>381.71</w:t>
            </w:r>
          </w:p>
        </w:tc>
        <w:tc>
          <w:tcPr>
            <w:tcW w:w="659" w:type="pct"/>
            <w:vMerge w:val="restart"/>
            <w:vAlign w:val="center"/>
          </w:tcPr>
          <w:p w:rsidR="0079474E" w:rsidRDefault="00000000">
            <w:pPr>
              <w:pStyle w:val="11"/>
              <w:ind w:firstLineChars="0" w:firstLine="0"/>
              <w:jc w:val="center"/>
              <w:rPr>
                <w:rFonts w:hint="eastAsia"/>
                <w:sz w:val="18"/>
                <w:szCs w:val="18"/>
              </w:rPr>
            </w:pPr>
            <w:r>
              <w:rPr>
                <w:rFonts w:hint="eastAsia"/>
                <w:sz w:val="18"/>
                <w:szCs w:val="18"/>
              </w:rPr>
              <w:t>7379.41</w:t>
            </w:r>
          </w:p>
        </w:tc>
        <w:tc>
          <w:tcPr>
            <w:tcW w:w="659" w:type="pct"/>
            <w:vAlign w:val="center"/>
          </w:tcPr>
          <w:p w:rsidR="0079474E" w:rsidRDefault="00000000">
            <w:pPr>
              <w:pStyle w:val="11"/>
              <w:ind w:firstLineChars="0" w:firstLine="0"/>
              <w:jc w:val="center"/>
              <w:rPr>
                <w:rFonts w:hint="eastAsia"/>
                <w:sz w:val="18"/>
                <w:szCs w:val="18"/>
              </w:rPr>
            </w:pPr>
            <w:r>
              <w:rPr>
                <w:rFonts w:hint="eastAsia"/>
                <w:sz w:val="18"/>
                <w:szCs w:val="18"/>
              </w:rPr>
              <w:t>1553.78</w:t>
            </w:r>
          </w:p>
        </w:tc>
        <w:tc>
          <w:tcPr>
            <w:tcW w:w="824" w:type="pct"/>
            <w:vAlign w:val="center"/>
          </w:tcPr>
          <w:p w:rsidR="0079474E" w:rsidRDefault="006C594F">
            <w:pPr>
              <w:pStyle w:val="11"/>
              <w:ind w:firstLineChars="0" w:firstLine="0"/>
              <w:jc w:val="center"/>
              <w:rPr>
                <w:rFonts w:hint="eastAsia"/>
                <w:sz w:val="18"/>
                <w:szCs w:val="18"/>
              </w:rPr>
            </w:pPr>
            <w:r>
              <w:rPr>
                <w:rFonts w:hint="eastAsia"/>
                <w:sz w:val="18"/>
                <w:szCs w:val="18"/>
              </w:rPr>
              <w:t>8.20</w:t>
            </w:r>
          </w:p>
        </w:tc>
        <w:tc>
          <w:tcPr>
            <w:tcW w:w="714" w:type="pct"/>
            <w:vAlign w:val="center"/>
          </w:tcPr>
          <w:p w:rsidR="0079474E" w:rsidRDefault="00757E8A">
            <w:pPr>
              <w:pStyle w:val="11"/>
              <w:ind w:firstLineChars="0" w:firstLine="0"/>
              <w:jc w:val="center"/>
              <w:rPr>
                <w:rFonts w:hint="eastAsia"/>
                <w:sz w:val="18"/>
                <w:szCs w:val="18"/>
              </w:rPr>
            </w:pPr>
            <w:r>
              <w:rPr>
                <w:rFonts w:hint="eastAsia"/>
                <w:sz w:val="18"/>
                <w:szCs w:val="18"/>
              </w:rPr>
              <w:t>10441.99</w:t>
            </w:r>
          </w:p>
        </w:tc>
      </w:tr>
      <w:tr w:rsidR="0079474E">
        <w:trPr>
          <w:jc w:val="center"/>
        </w:trPr>
        <w:tc>
          <w:tcPr>
            <w:tcW w:w="824" w:type="pct"/>
            <w:vAlign w:val="center"/>
          </w:tcPr>
          <w:p w:rsidR="0079474E" w:rsidRDefault="00000000">
            <w:pPr>
              <w:pStyle w:val="11"/>
              <w:ind w:firstLineChars="0" w:firstLine="0"/>
              <w:jc w:val="center"/>
              <w:rPr>
                <w:rFonts w:hint="eastAsia"/>
                <w:sz w:val="18"/>
                <w:szCs w:val="18"/>
              </w:rPr>
            </w:pPr>
            <w:r>
              <w:rPr>
                <w:rFonts w:hint="eastAsia"/>
                <w:sz w:val="18"/>
                <w:szCs w:val="18"/>
              </w:rPr>
              <w:t>OPTC day24</w:t>
            </w:r>
          </w:p>
        </w:tc>
        <w:tc>
          <w:tcPr>
            <w:tcW w:w="659" w:type="pct"/>
            <w:vAlign w:val="center"/>
          </w:tcPr>
          <w:p w:rsidR="0079474E" w:rsidRDefault="00466FBE">
            <w:pPr>
              <w:pStyle w:val="11"/>
              <w:ind w:firstLineChars="0" w:firstLine="0"/>
              <w:jc w:val="center"/>
              <w:rPr>
                <w:rFonts w:hint="eastAsia"/>
                <w:sz w:val="18"/>
                <w:szCs w:val="18"/>
              </w:rPr>
            </w:pPr>
            <w:r>
              <w:rPr>
                <w:rFonts w:hint="eastAsia"/>
                <w:sz w:val="18"/>
                <w:szCs w:val="18"/>
              </w:rPr>
              <w:t>1101.10</w:t>
            </w:r>
          </w:p>
        </w:tc>
        <w:tc>
          <w:tcPr>
            <w:tcW w:w="659" w:type="pct"/>
            <w:vAlign w:val="center"/>
          </w:tcPr>
          <w:p w:rsidR="0079474E" w:rsidRDefault="00466FBE">
            <w:pPr>
              <w:pStyle w:val="11"/>
              <w:ind w:firstLineChars="0" w:firstLine="0"/>
              <w:jc w:val="center"/>
              <w:rPr>
                <w:rFonts w:hint="eastAsia"/>
                <w:sz w:val="18"/>
                <w:szCs w:val="18"/>
              </w:rPr>
            </w:pPr>
            <w:r>
              <w:rPr>
                <w:rFonts w:hint="eastAsia"/>
                <w:sz w:val="18"/>
                <w:szCs w:val="18"/>
              </w:rPr>
              <w:t>1003.67</w:t>
            </w:r>
          </w:p>
        </w:tc>
        <w:tc>
          <w:tcPr>
            <w:tcW w:w="659" w:type="pct"/>
            <w:vMerge/>
            <w:vAlign w:val="center"/>
          </w:tcPr>
          <w:p w:rsidR="0079474E" w:rsidRDefault="0079474E">
            <w:pPr>
              <w:pStyle w:val="11"/>
              <w:ind w:firstLineChars="0" w:firstLine="0"/>
              <w:jc w:val="center"/>
              <w:rPr>
                <w:rFonts w:hint="eastAsia"/>
                <w:sz w:val="18"/>
                <w:szCs w:val="18"/>
              </w:rPr>
            </w:pPr>
          </w:p>
        </w:tc>
        <w:tc>
          <w:tcPr>
            <w:tcW w:w="659" w:type="pct"/>
            <w:vAlign w:val="center"/>
          </w:tcPr>
          <w:p w:rsidR="0079474E" w:rsidRDefault="00000000">
            <w:pPr>
              <w:pStyle w:val="11"/>
              <w:ind w:firstLineChars="0" w:firstLine="0"/>
              <w:jc w:val="center"/>
              <w:rPr>
                <w:rFonts w:hint="eastAsia"/>
                <w:sz w:val="18"/>
                <w:szCs w:val="18"/>
              </w:rPr>
            </w:pPr>
            <w:r>
              <w:rPr>
                <w:rFonts w:hint="eastAsia"/>
                <w:sz w:val="18"/>
                <w:szCs w:val="18"/>
              </w:rPr>
              <w:t>2694.55</w:t>
            </w:r>
          </w:p>
        </w:tc>
        <w:tc>
          <w:tcPr>
            <w:tcW w:w="824" w:type="pct"/>
            <w:vAlign w:val="center"/>
          </w:tcPr>
          <w:p w:rsidR="0079474E" w:rsidRDefault="006C594F">
            <w:pPr>
              <w:pStyle w:val="11"/>
              <w:ind w:firstLineChars="0" w:firstLine="0"/>
              <w:jc w:val="center"/>
              <w:rPr>
                <w:rFonts w:hint="eastAsia"/>
                <w:sz w:val="18"/>
                <w:szCs w:val="18"/>
              </w:rPr>
            </w:pPr>
            <w:r>
              <w:rPr>
                <w:rFonts w:hint="eastAsia"/>
                <w:sz w:val="18"/>
                <w:szCs w:val="18"/>
              </w:rPr>
              <w:t>48.42</w:t>
            </w:r>
          </w:p>
        </w:tc>
        <w:tc>
          <w:tcPr>
            <w:tcW w:w="714" w:type="pct"/>
            <w:vAlign w:val="center"/>
          </w:tcPr>
          <w:p w:rsidR="0079474E" w:rsidRDefault="00757E8A">
            <w:pPr>
              <w:pStyle w:val="11"/>
              <w:ind w:firstLineChars="0" w:firstLine="0"/>
              <w:jc w:val="center"/>
              <w:rPr>
                <w:rFonts w:hint="eastAsia"/>
                <w:sz w:val="18"/>
                <w:szCs w:val="18"/>
              </w:rPr>
            </w:pPr>
            <w:r>
              <w:rPr>
                <w:rFonts w:hint="eastAsia"/>
                <w:sz w:val="18"/>
                <w:szCs w:val="18"/>
              </w:rPr>
              <w:t>12227.15</w:t>
            </w:r>
          </w:p>
        </w:tc>
      </w:tr>
      <w:tr w:rsidR="0079474E">
        <w:trPr>
          <w:jc w:val="center"/>
        </w:trPr>
        <w:tc>
          <w:tcPr>
            <w:tcW w:w="824" w:type="pct"/>
            <w:vAlign w:val="center"/>
          </w:tcPr>
          <w:p w:rsidR="0079474E" w:rsidRDefault="00000000">
            <w:pPr>
              <w:pStyle w:val="11"/>
              <w:ind w:firstLineChars="0" w:firstLine="0"/>
              <w:jc w:val="center"/>
              <w:rPr>
                <w:rFonts w:hint="eastAsia"/>
                <w:sz w:val="18"/>
                <w:szCs w:val="18"/>
              </w:rPr>
            </w:pPr>
            <w:r>
              <w:rPr>
                <w:rFonts w:hint="eastAsia"/>
                <w:sz w:val="18"/>
                <w:szCs w:val="18"/>
              </w:rPr>
              <w:t>OPTC day25</w:t>
            </w:r>
          </w:p>
        </w:tc>
        <w:tc>
          <w:tcPr>
            <w:tcW w:w="659" w:type="pct"/>
            <w:vAlign w:val="center"/>
          </w:tcPr>
          <w:p w:rsidR="0079474E" w:rsidRDefault="0002303E">
            <w:pPr>
              <w:pStyle w:val="11"/>
              <w:ind w:firstLineChars="0" w:firstLine="0"/>
              <w:jc w:val="center"/>
              <w:rPr>
                <w:rFonts w:hint="eastAsia"/>
                <w:sz w:val="18"/>
                <w:szCs w:val="18"/>
              </w:rPr>
            </w:pPr>
            <w:r>
              <w:rPr>
                <w:rFonts w:hint="eastAsia"/>
                <w:sz w:val="18"/>
                <w:szCs w:val="18"/>
              </w:rPr>
              <w:t>892.46</w:t>
            </w:r>
          </w:p>
        </w:tc>
        <w:tc>
          <w:tcPr>
            <w:tcW w:w="659" w:type="pct"/>
            <w:vAlign w:val="center"/>
          </w:tcPr>
          <w:p w:rsidR="0079474E" w:rsidRDefault="00F420FF">
            <w:pPr>
              <w:pStyle w:val="11"/>
              <w:ind w:firstLineChars="0" w:firstLine="0"/>
              <w:jc w:val="center"/>
              <w:rPr>
                <w:rFonts w:hint="eastAsia"/>
                <w:sz w:val="18"/>
                <w:szCs w:val="18"/>
              </w:rPr>
            </w:pPr>
            <w:r>
              <w:rPr>
                <w:rFonts w:hint="eastAsia"/>
                <w:sz w:val="18"/>
                <w:szCs w:val="18"/>
              </w:rPr>
              <w:t>436.30</w:t>
            </w:r>
          </w:p>
        </w:tc>
        <w:tc>
          <w:tcPr>
            <w:tcW w:w="659" w:type="pct"/>
            <w:vMerge/>
            <w:vAlign w:val="center"/>
          </w:tcPr>
          <w:p w:rsidR="0079474E" w:rsidRDefault="0079474E">
            <w:pPr>
              <w:pStyle w:val="11"/>
              <w:ind w:firstLineChars="0" w:firstLine="0"/>
              <w:jc w:val="center"/>
              <w:rPr>
                <w:rFonts w:hint="eastAsia"/>
                <w:sz w:val="18"/>
                <w:szCs w:val="18"/>
              </w:rPr>
            </w:pPr>
          </w:p>
        </w:tc>
        <w:tc>
          <w:tcPr>
            <w:tcW w:w="659" w:type="pct"/>
            <w:vAlign w:val="center"/>
          </w:tcPr>
          <w:p w:rsidR="0079474E" w:rsidRDefault="00000000">
            <w:pPr>
              <w:pStyle w:val="11"/>
              <w:ind w:firstLineChars="0" w:firstLine="0"/>
              <w:jc w:val="center"/>
              <w:rPr>
                <w:rFonts w:hint="eastAsia"/>
                <w:sz w:val="18"/>
                <w:szCs w:val="18"/>
              </w:rPr>
            </w:pPr>
            <w:r>
              <w:rPr>
                <w:rFonts w:hint="eastAsia"/>
                <w:sz w:val="18"/>
                <w:szCs w:val="18"/>
              </w:rPr>
              <w:t>1449.72</w:t>
            </w:r>
          </w:p>
        </w:tc>
        <w:tc>
          <w:tcPr>
            <w:tcW w:w="824" w:type="pct"/>
            <w:vAlign w:val="center"/>
          </w:tcPr>
          <w:p w:rsidR="0079474E" w:rsidRDefault="00DB7B19">
            <w:pPr>
              <w:pStyle w:val="11"/>
              <w:ind w:firstLineChars="0" w:firstLine="0"/>
              <w:jc w:val="center"/>
              <w:rPr>
                <w:rFonts w:hint="eastAsia"/>
                <w:sz w:val="18"/>
                <w:szCs w:val="18"/>
              </w:rPr>
            </w:pPr>
            <w:r>
              <w:rPr>
                <w:rFonts w:hint="eastAsia"/>
                <w:sz w:val="18"/>
                <w:szCs w:val="18"/>
              </w:rPr>
              <w:t>11.63</w:t>
            </w:r>
          </w:p>
        </w:tc>
        <w:tc>
          <w:tcPr>
            <w:tcW w:w="714" w:type="pct"/>
            <w:vAlign w:val="center"/>
          </w:tcPr>
          <w:p w:rsidR="0079474E" w:rsidRDefault="00757E8A">
            <w:pPr>
              <w:pStyle w:val="11"/>
              <w:keepNext/>
              <w:ind w:firstLineChars="0" w:firstLine="0"/>
              <w:jc w:val="center"/>
              <w:rPr>
                <w:rFonts w:hint="eastAsia"/>
                <w:sz w:val="18"/>
                <w:szCs w:val="18"/>
              </w:rPr>
            </w:pPr>
            <w:r>
              <w:rPr>
                <w:rFonts w:hint="eastAsia"/>
                <w:sz w:val="18"/>
                <w:szCs w:val="18"/>
              </w:rPr>
              <w:t>10169.52</w:t>
            </w:r>
          </w:p>
        </w:tc>
      </w:tr>
    </w:tbl>
    <w:p w:rsidR="0079474E" w:rsidRDefault="00000000" w:rsidP="00757E8A">
      <w:pPr>
        <w:pStyle w:val="a3"/>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CC2FFB">
        <w:rPr>
          <w:rFonts w:hint="eastAsia"/>
          <w:noProof/>
        </w:rPr>
        <w:t>3</w:t>
      </w:r>
      <w:r>
        <w:rPr>
          <w:rFonts w:hint="eastAsia"/>
        </w:rPr>
        <w:fldChar w:fldCharType="end"/>
      </w:r>
      <w:r>
        <w:rPr>
          <w:rFonts w:hint="eastAsia"/>
        </w:rPr>
        <w:t xml:space="preserve"> </w:t>
      </w:r>
      <w:r w:rsidR="00534CA3">
        <w:rPr>
          <w:rFonts w:hint="eastAsia"/>
        </w:rPr>
        <w:t>实验</w:t>
      </w:r>
      <w:r>
        <w:rPr>
          <w:rFonts w:hint="eastAsia"/>
        </w:rPr>
        <w:t>运行时间</w:t>
      </w:r>
      <w:r w:rsidR="00534CA3">
        <w:rPr>
          <w:rFonts w:hint="eastAsia"/>
        </w:rPr>
        <w:t>（单位：秒）</w:t>
      </w:r>
    </w:p>
    <w:p w:rsidR="0079474E" w:rsidRDefault="00000000">
      <w:pPr>
        <w:pStyle w:val="22"/>
        <w:numPr>
          <w:ilvl w:val="1"/>
          <w:numId w:val="1"/>
        </w:numPr>
        <w:spacing w:before="120" w:after="120"/>
      </w:pPr>
      <w:r>
        <w:rPr>
          <w:rFonts w:hint="eastAsia"/>
        </w:rPr>
        <w:t>模型对比</w:t>
      </w:r>
    </w:p>
    <w:p w:rsidR="0079474E" w:rsidRDefault="00000000">
      <w:pPr>
        <w:pStyle w:val="11"/>
        <w:ind w:firstLineChars="0" w:firstLine="420"/>
      </w:pPr>
      <w:r>
        <w:rPr>
          <w:rFonts w:hint="eastAsia"/>
        </w:rPr>
        <w:t>下面我们对比综合了系统日志和网络日志的</w:t>
      </w:r>
      <w:r>
        <w:rPr>
          <w:rFonts w:hint="eastAsia"/>
        </w:rPr>
        <w:t>Nexus</w:t>
      </w:r>
      <w:r>
        <w:rPr>
          <w:rFonts w:hint="eastAsia"/>
        </w:rPr>
        <w:t>和仅基于系统日志的</w:t>
      </w:r>
      <w:r>
        <w:rPr>
          <w:rFonts w:hint="eastAsia"/>
        </w:rPr>
        <w:t>MAGIC</w:t>
      </w:r>
      <w:r>
        <w:rPr>
          <w:rFonts w:hint="eastAsia"/>
        </w:rPr>
        <w:t>方法在</w:t>
      </w:r>
      <w:r>
        <w:rPr>
          <w:rFonts w:hint="eastAsia"/>
        </w:rPr>
        <w:t>OPTC</w:t>
      </w:r>
      <w:r>
        <w:rPr>
          <w:rFonts w:hint="eastAsia"/>
        </w:rPr>
        <w:t>数据集上的表现，结果如表</w:t>
      </w:r>
      <w:r w:rsidR="0047175B">
        <w:rPr>
          <w:rFonts w:hint="eastAsia"/>
        </w:rPr>
        <w:t>4</w:t>
      </w:r>
      <w:r>
        <w:rPr>
          <w:rFonts w:hint="eastAsia"/>
        </w:rPr>
        <w:t>所示。可以发现，</w:t>
      </w:r>
      <w:r>
        <w:rPr>
          <w:rFonts w:hint="eastAsia"/>
        </w:rPr>
        <w:t>Nexus</w:t>
      </w:r>
      <w:r>
        <w:rPr>
          <w:rFonts w:hint="eastAsia"/>
        </w:rPr>
        <w:t>在</w:t>
      </w:r>
      <w:r>
        <w:rPr>
          <w:rFonts w:hint="eastAsia"/>
        </w:rPr>
        <w:t>OPTC day23</w:t>
      </w:r>
      <w:r>
        <w:rPr>
          <w:rFonts w:hint="eastAsia"/>
        </w:rPr>
        <w:t>和</w:t>
      </w:r>
      <w:r>
        <w:rPr>
          <w:rFonts w:hint="eastAsia"/>
        </w:rPr>
        <w:t>day25</w:t>
      </w:r>
      <w:r>
        <w:rPr>
          <w:rFonts w:hint="eastAsia"/>
        </w:rPr>
        <w:t>上表现优于</w:t>
      </w:r>
      <w:r>
        <w:rPr>
          <w:rFonts w:hint="eastAsia"/>
        </w:rPr>
        <w:lastRenderedPageBreak/>
        <w:t>MAGIC</w:t>
      </w:r>
      <w:r>
        <w:rPr>
          <w:rFonts w:hint="eastAsia"/>
        </w:rPr>
        <w:t>，而在</w:t>
      </w:r>
      <w:r>
        <w:rPr>
          <w:rFonts w:hint="eastAsia"/>
        </w:rPr>
        <w:t>OPTC day24</w:t>
      </w:r>
      <w:r>
        <w:rPr>
          <w:rFonts w:hint="eastAsia"/>
        </w:rPr>
        <w:t>上表现与</w:t>
      </w:r>
      <w:r>
        <w:rPr>
          <w:rFonts w:hint="eastAsia"/>
        </w:rPr>
        <w:t>MAGIC</w:t>
      </w:r>
      <w:r>
        <w:rPr>
          <w:rFonts w:hint="eastAsia"/>
        </w:rPr>
        <w:t>持平。</w:t>
      </w:r>
    </w:p>
    <w:p w:rsidR="0079474E" w:rsidRDefault="00000000">
      <w:pPr>
        <w:pStyle w:val="11"/>
        <w:ind w:firstLineChars="0" w:firstLine="0"/>
      </w:pPr>
      <w:r>
        <w:tab/>
      </w:r>
    </w:p>
    <w:tbl>
      <w:tblPr>
        <w:tblStyle w:val="13"/>
        <w:tblW w:w="4223" w:type="pct"/>
        <w:jc w:val="center"/>
        <w:tblLook w:val="04A0" w:firstRow="1" w:lastRow="0" w:firstColumn="1" w:lastColumn="0" w:noHBand="0" w:noVBand="1"/>
      </w:tblPr>
      <w:tblGrid>
        <w:gridCol w:w="1611"/>
        <w:gridCol w:w="920"/>
        <w:gridCol w:w="919"/>
        <w:gridCol w:w="999"/>
        <w:gridCol w:w="935"/>
        <w:gridCol w:w="991"/>
        <w:gridCol w:w="991"/>
      </w:tblGrid>
      <w:tr w:rsidR="0079474E" w:rsidTr="0061566E">
        <w:trPr>
          <w:jc w:val="center"/>
        </w:trPr>
        <w:tc>
          <w:tcPr>
            <w:tcW w:w="1093" w:type="pct"/>
            <w:vMerge w:val="restart"/>
            <w:vAlign w:val="center"/>
          </w:tcPr>
          <w:p w:rsidR="0079474E" w:rsidRDefault="00000000">
            <w:pPr>
              <w:pStyle w:val="11"/>
              <w:ind w:firstLineChars="0" w:firstLine="0"/>
              <w:jc w:val="center"/>
              <w:rPr>
                <w:rFonts w:hint="eastAsia"/>
                <w:b/>
                <w:bCs/>
                <w:sz w:val="18"/>
                <w:szCs w:val="18"/>
              </w:rPr>
            </w:pPr>
            <w:r>
              <w:rPr>
                <w:rFonts w:hint="eastAsia"/>
                <w:b/>
                <w:bCs/>
                <w:sz w:val="18"/>
                <w:szCs w:val="18"/>
              </w:rPr>
              <w:t>数据集</w:t>
            </w:r>
          </w:p>
        </w:tc>
        <w:tc>
          <w:tcPr>
            <w:tcW w:w="1926" w:type="pct"/>
            <w:gridSpan w:val="3"/>
          </w:tcPr>
          <w:p w:rsidR="0079474E" w:rsidRDefault="00000000">
            <w:pPr>
              <w:pStyle w:val="11"/>
              <w:ind w:firstLineChars="0" w:firstLine="0"/>
              <w:jc w:val="center"/>
              <w:rPr>
                <w:rFonts w:hint="eastAsia"/>
                <w:b/>
                <w:bCs/>
                <w:sz w:val="18"/>
                <w:szCs w:val="18"/>
              </w:rPr>
            </w:pPr>
            <w:r>
              <w:rPr>
                <w:rFonts w:hint="eastAsia"/>
                <w:b/>
                <w:bCs/>
                <w:sz w:val="18"/>
                <w:szCs w:val="18"/>
              </w:rPr>
              <w:t>Nexus (host-net)</w:t>
            </w:r>
          </w:p>
        </w:tc>
        <w:tc>
          <w:tcPr>
            <w:tcW w:w="1981" w:type="pct"/>
            <w:gridSpan w:val="3"/>
          </w:tcPr>
          <w:p w:rsidR="0079474E" w:rsidRDefault="00000000">
            <w:pPr>
              <w:pStyle w:val="11"/>
              <w:ind w:firstLineChars="0" w:firstLine="0"/>
              <w:jc w:val="center"/>
              <w:rPr>
                <w:rFonts w:hint="eastAsia"/>
                <w:b/>
                <w:bCs/>
                <w:sz w:val="18"/>
                <w:szCs w:val="18"/>
              </w:rPr>
            </w:pPr>
            <w:r>
              <w:rPr>
                <w:rFonts w:hint="eastAsia"/>
                <w:b/>
                <w:bCs/>
                <w:sz w:val="18"/>
                <w:szCs w:val="18"/>
              </w:rPr>
              <w:t>MAGIC (host only)</w:t>
            </w:r>
          </w:p>
        </w:tc>
      </w:tr>
      <w:tr w:rsidR="0079474E" w:rsidTr="0061566E">
        <w:trPr>
          <w:jc w:val="center"/>
        </w:trPr>
        <w:tc>
          <w:tcPr>
            <w:tcW w:w="1093" w:type="pct"/>
            <w:vMerge/>
          </w:tcPr>
          <w:p w:rsidR="0079474E" w:rsidRDefault="0079474E">
            <w:pPr>
              <w:pStyle w:val="11"/>
              <w:ind w:firstLineChars="0" w:firstLine="0"/>
              <w:jc w:val="center"/>
              <w:rPr>
                <w:rFonts w:hint="eastAsia"/>
                <w:b/>
                <w:bCs/>
                <w:sz w:val="18"/>
                <w:szCs w:val="18"/>
              </w:rPr>
            </w:pPr>
          </w:p>
        </w:tc>
        <w:tc>
          <w:tcPr>
            <w:tcW w:w="624"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PRC</m:t>
                </m:r>
              </m:oMath>
            </m:oMathPara>
          </w:p>
        </w:tc>
        <w:tc>
          <w:tcPr>
            <w:tcW w:w="624"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REC</m:t>
                </m:r>
              </m:oMath>
            </m:oMathPara>
          </w:p>
        </w:tc>
        <w:tc>
          <w:tcPr>
            <w:tcW w:w="678" w:type="pct"/>
          </w:tcPr>
          <w:p w:rsidR="0079474E" w:rsidRDefault="00000000">
            <w:pPr>
              <w:pStyle w:val="11"/>
              <w:ind w:firstLineChars="0" w:firstLine="0"/>
              <w:jc w:val="center"/>
              <w:rPr>
                <w:rFonts w:hint="eastAsia"/>
                <w:b/>
                <w:bCs/>
                <w:sz w:val="18"/>
                <w:szCs w:val="18"/>
              </w:rPr>
            </w:pPr>
            <m:oMathPara>
              <m:oMath>
                <m:sSub>
                  <m:sSubPr>
                    <m:ctrlPr>
                      <w:ins w:id="72" w:author="佳航 吴" w:date="2025-08-15T20:01:00Z">
                        <w:rPr>
                          <w:rFonts w:ascii="Cambria Math" w:hAnsi="Cambria Math"/>
                          <w:b/>
                          <w:bCs/>
                          <w:i/>
                          <w:sz w:val="18"/>
                          <w:szCs w:val="18"/>
                        </w:rPr>
                      </w:ins>
                    </m:ctrlPr>
                  </m:sSubPr>
                  <m:e>
                    <m:r>
                      <m:rPr>
                        <m:sty m:val="bi"/>
                      </m:rPr>
                      <w:rPr>
                        <w:rFonts w:ascii="Cambria Math" w:hAnsi="Cambria Math" w:hint="eastAsia"/>
                        <w:sz w:val="18"/>
                        <w:szCs w:val="18"/>
                      </w:rPr>
                      <m:t>F</m:t>
                    </m:r>
                    <m:ctrlPr>
                      <w:ins w:id="73" w:author="佳航 吴" w:date="2025-08-15T20:01:00Z">
                        <w:rPr>
                          <w:rFonts w:ascii="Cambria Math" w:hAnsi="Cambria Math" w:hint="eastAsia"/>
                          <w:b/>
                          <w:bCs/>
                          <w:i/>
                          <w:sz w:val="18"/>
                          <w:szCs w:val="18"/>
                        </w:rPr>
                      </w:ins>
                    </m:ctrlPr>
                  </m:e>
                  <m:sub>
                    <m:r>
                      <m:rPr>
                        <m:sty m:val="bi"/>
                      </m:rPr>
                      <w:rPr>
                        <w:rFonts w:ascii="Cambria Math" w:hAnsi="Cambria Math" w:hint="eastAsia"/>
                        <w:sz w:val="18"/>
                        <w:szCs w:val="18"/>
                      </w:rPr>
                      <m:t>1</m:t>
                    </m:r>
                  </m:sub>
                </m:sSub>
              </m:oMath>
            </m:oMathPara>
          </w:p>
        </w:tc>
        <w:tc>
          <w:tcPr>
            <w:tcW w:w="635"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PRC</m:t>
                </m:r>
              </m:oMath>
            </m:oMathPara>
          </w:p>
        </w:tc>
        <w:tc>
          <w:tcPr>
            <w:tcW w:w="673" w:type="pct"/>
          </w:tcPr>
          <w:p w:rsidR="0079474E" w:rsidRDefault="00000000">
            <w:pPr>
              <w:pStyle w:val="11"/>
              <w:ind w:firstLineChars="0" w:firstLine="0"/>
              <w:jc w:val="center"/>
              <w:rPr>
                <w:rFonts w:hint="eastAsia"/>
                <w:b/>
                <w:bCs/>
                <w:sz w:val="18"/>
                <w:szCs w:val="18"/>
              </w:rPr>
            </w:pPr>
            <m:oMathPara>
              <m:oMath>
                <m:r>
                  <m:rPr>
                    <m:sty m:val="bi"/>
                  </m:rPr>
                  <w:rPr>
                    <w:rFonts w:ascii="Cambria Math" w:hAnsi="Cambria Math" w:hint="eastAsia"/>
                    <w:sz w:val="18"/>
                    <w:szCs w:val="18"/>
                  </w:rPr>
                  <m:t>REC</m:t>
                </m:r>
              </m:oMath>
            </m:oMathPara>
          </w:p>
        </w:tc>
        <w:tc>
          <w:tcPr>
            <w:tcW w:w="673" w:type="pct"/>
          </w:tcPr>
          <w:p w:rsidR="0079474E" w:rsidRDefault="00000000">
            <w:pPr>
              <w:pStyle w:val="11"/>
              <w:ind w:firstLineChars="0" w:firstLine="0"/>
              <w:jc w:val="center"/>
              <w:rPr>
                <w:rFonts w:hint="eastAsia"/>
                <w:b/>
                <w:bCs/>
                <w:sz w:val="18"/>
                <w:szCs w:val="18"/>
              </w:rPr>
            </w:pPr>
            <m:oMathPara>
              <m:oMath>
                <m:sSub>
                  <m:sSubPr>
                    <m:ctrlPr>
                      <w:ins w:id="74" w:author="佳航 吴" w:date="2025-08-15T20:01:00Z">
                        <w:rPr>
                          <w:rFonts w:ascii="Cambria Math" w:hAnsi="Cambria Math"/>
                          <w:b/>
                          <w:bCs/>
                          <w:i/>
                          <w:sz w:val="18"/>
                          <w:szCs w:val="18"/>
                        </w:rPr>
                      </w:ins>
                    </m:ctrlPr>
                  </m:sSubPr>
                  <m:e>
                    <m:r>
                      <m:rPr>
                        <m:sty m:val="bi"/>
                      </m:rPr>
                      <w:rPr>
                        <w:rFonts w:ascii="Cambria Math" w:hAnsi="Cambria Math" w:hint="eastAsia"/>
                        <w:sz w:val="18"/>
                        <w:szCs w:val="18"/>
                      </w:rPr>
                      <m:t>F</m:t>
                    </m:r>
                    <m:ctrlPr>
                      <w:ins w:id="75" w:author="佳航 吴" w:date="2025-08-15T20:01:00Z">
                        <w:rPr>
                          <w:rFonts w:ascii="Cambria Math" w:hAnsi="Cambria Math" w:hint="eastAsia"/>
                          <w:b/>
                          <w:bCs/>
                          <w:i/>
                          <w:sz w:val="18"/>
                          <w:szCs w:val="18"/>
                        </w:rPr>
                      </w:ins>
                    </m:ctrlPr>
                  </m:e>
                  <m:sub>
                    <m:r>
                      <m:rPr>
                        <m:sty m:val="bi"/>
                      </m:rPr>
                      <w:rPr>
                        <w:rFonts w:ascii="Cambria Math" w:hAnsi="Cambria Math" w:hint="eastAsia"/>
                        <w:sz w:val="18"/>
                        <w:szCs w:val="18"/>
                      </w:rPr>
                      <m:t>1</m:t>
                    </m:r>
                  </m:sub>
                </m:sSub>
              </m:oMath>
            </m:oMathPara>
          </w:p>
        </w:tc>
      </w:tr>
      <w:tr w:rsidR="0079474E" w:rsidTr="0061566E">
        <w:trPr>
          <w:jc w:val="center"/>
        </w:trPr>
        <w:tc>
          <w:tcPr>
            <w:tcW w:w="1093" w:type="pct"/>
          </w:tcPr>
          <w:p w:rsidR="0079474E" w:rsidRDefault="00000000">
            <w:pPr>
              <w:pStyle w:val="11"/>
              <w:ind w:firstLineChars="0" w:firstLine="0"/>
              <w:jc w:val="center"/>
              <w:rPr>
                <w:rFonts w:hint="eastAsia"/>
                <w:sz w:val="18"/>
                <w:szCs w:val="18"/>
              </w:rPr>
            </w:pPr>
            <w:r>
              <w:rPr>
                <w:rFonts w:hint="eastAsia"/>
                <w:sz w:val="18"/>
                <w:szCs w:val="18"/>
              </w:rPr>
              <w:t>OPTC day23</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0.97</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678"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635" w:type="pct"/>
          </w:tcPr>
          <w:p w:rsidR="0079474E" w:rsidRDefault="00000000">
            <w:pPr>
              <w:pStyle w:val="11"/>
              <w:ind w:firstLineChars="0" w:firstLine="0"/>
              <w:jc w:val="center"/>
              <w:rPr>
                <w:rFonts w:hint="eastAsia"/>
                <w:sz w:val="18"/>
                <w:szCs w:val="18"/>
              </w:rPr>
            </w:pPr>
            <w:r>
              <w:rPr>
                <w:rFonts w:hint="eastAsia"/>
                <w:sz w:val="18"/>
                <w:szCs w:val="18"/>
              </w:rPr>
              <w:t>0.95</w:t>
            </w:r>
          </w:p>
        </w:tc>
        <w:tc>
          <w:tcPr>
            <w:tcW w:w="673" w:type="pct"/>
          </w:tcPr>
          <w:p w:rsidR="0079474E" w:rsidRDefault="00000000">
            <w:pPr>
              <w:pStyle w:val="11"/>
              <w:ind w:firstLineChars="0" w:firstLine="0"/>
              <w:jc w:val="center"/>
              <w:rPr>
                <w:rFonts w:hint="eastAsia"/>
                <w:sz w:val="18"/>
                <w:szCs w:val="18"/>
              </w:rPr>
            </w:pPr>
            <w:r>
              <w:rPr>
                <w:rFonts w:hint="eastAsia"/>
                <w:sz w:val="18"/>
                <w:szCs w:val="18"/>
              </w:rPr>
              <w:t>0.91</w:t>
            </w:r>
          </w:p>
        </w:tc>
        <w:tc>
          <w:tcPr>
            <w:tcW w:w="673" w:type="pct"/>
          </w:tcPr>
          <w:p w:rsidR="0079474E" w:rsidRDefault="00000000">
            <w:pPr>
              <w:pStyle w:val="11"/>
              <w:ind w:firstLineChars="0" w:firstLine="0"/>
              <w:jc w:val="center"/>
              <w:rPr>
                <w:rFonts w:hint="eastAsia"/>
                <w:sz w:val="18"/>
                <w:szCs w:val="18"/>
              </w:rPr>
            </w:pPr>
            <w:r>
              <w:rPr>
                <w:rFonts w:hint="eastAsia"/>
                <w:sz w:val="18"/>
                <w:szCs w:val="18"/>
              </w:rPr>
              <w:t>0.93</w:t>
            </w:r>
          </w:p>
        </w:tc>
      </w:tr>
      <w:tr w:rsidR="0079474E" w:rsidTr="0061566E">
        <w:trPr>
          <w:jc w:val="center"/>
        </w:trPr>
        <w:tc>
          <w:tcPr>
            <w:tcW w:w="1093" w:type="pct"/>
          </w:tcPr>
          <w:p w:rsidR="0079474E" w:rsidRDefault="00000000">
            <w:pPr>
              <w:pStyle w:val="11"/>
              <w:ind w:firstLineChars="0" w:firstLine="0"/>
              <w:jc w:val="center"/>
              <w:rPr>
                <w:rFonts w:hint="eastAsia"/>
                <w:sz w:val="18"/>
                <w:szCs w:val="18"/>
              </w:rPr>
            </w:pPr>
            <w:r>
              <w:rPr>
                <w:rFonts w:hint="eastAsia"/>
                <w:sz w:val="18"/>
                <w:szCs w:val="18"/>
              </w:rPr>
              <w:t>OPTC day24</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678" w:type="pct"/>
          </w:tcPr>
          <w:p w:rsidR="0079474E" w:rsidRDefault="00000000">
            <w:pPr>
              <w:pStyle w:val="11"/>
              <w:ind w:firstLineChars="0" w:firstLine="0"/>
              <w:jc w:val="center"/>
              <w:rPr>
                <w:rFonts w:hint="eastAsia"/>
                <w:sz w:val="18"/>
                <w:szCs w:val="18"/>
              </w:rPr>
            </w:pPr>
            <w:r>
              <w:rPr>
                <w:rFonts w:hint="eastAsia"/>
                <w:sz w:val="18"/>
                <w:szCs w:val="18"/>
              </w:rPr>
              <w:t>0.99</w:t>
            </w:r>
          </w:p>
        </w:tc>
        <w:tc>
          <w:tcPr>
            <w:tcW w:w="635" w:type="pct"/>
          </w:tcPr>
          <w:p w:rsidR="0079474E" w:rsidRDefault="00000000">
            <w:pPr>
              <w:pStyle w:val="11"/>
              <w:ind w:firstLineChars="0" w:firstLine="0"/>
              <w:jc w:val="center"/>
              <w:rPr>
                <w:rFonts w:hint="eastAsia"/>
                <w:sz w:val="18"/>
                <w:szCs w:val="18"/>
              </w:rPr>
            </w:pPr>
            <w:r>
              <w:rPr>
                <w:rFonts w:hint="eastAsia"/>
                <w:sz w:val="18"/>
                <w:szCs w:val="18"/>
              </w:rPr>
              <w:t>0.98</w:t>
            </w:r>
          </w:p>
        </w:tc>
        <w:tc>
          <w:tcPr>
            <w:tcW w:w="673"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673" w:type="pct"/>
          </w:tcPr>
          <w:p w:rsidR="0079474E" w:rsidRDefault="00000000">
            <w:pPr>
              <w:pStyle w:val="11"/>
              <w:ind w:firstLineChars="0" w:firstLine="0"/>
              <w:jc w:val="center"/>
              <w:rPr>
                <w:rFonts w:hint="eastAsia"/>
                <w:sz w:val="18"/>
                <w:szCs w:val="18"/>
              </w:rPr>
            </w:pPr>
            <w:r>
              <w:rPr>
                <w:rFonts w:hint="eastAsia"/>
                <w:sz w:val="18"/>
                <w:szCs w:val="18"/>
              </w:rPr>
              <w:t>0.99</w:t>
            </w:r>
          </w:p>
        </w:tc>
      </w:tr>
      <w:tr w:rsidR="0079474E" w:rsidTr="0061566E">
        <w:trPr>
          <w:jc w:val="center"/>
        </w:trPr>
        <w:tc>
          <w:tcPr>
            <w:tcW w:w="1093" w:type="pct"/>
          </w:tcPr>
          <w:p w:rsidR="0079474E" w:rsidRDefault="00000000">
            <w:pPr>
              <w:pStyle w:val="11"/>
              <w:ind w:firstLineChars="0" w:firstLine="0"/>
              <w:jc w:val="center"/>
              <w:rPr>
                <w:rFonts w:hint="eastAsia"/>
                <w:sz w:val="18"/>
                <w:szCs w:val="18"/>
              </w:rPr>
            </w:pPr>
            <w:r>
              <w:rPr>
                <w:rFonts w:hint="eastAsia"/>
                <w:sz w:val="18"/>
                <w:szCs w:val="18"/>
              </w:rPr>
              <w:t>OPTC day25</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624"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678" w:type="pct"/>
          </w:tcPr>
          <w:p w:rsidR="0079474E" w:rsidRDefault="00000000">
            <w:pPr>
              <w:pStyle w:val="11"/>
              <w:ind w:firstLineChars="0" w:firstLine="0"/>
              <w:jc w:val="center"/>
              <w:rPr>
                <w:rFonts w:hint="eastAsia"/>
                <w:sz w:val="18"/>
                <w:szCs w:val="18"/>
              </w:rPr>
            </w:pPr>
            <w:r>
              <w:rPr>
                <w:rFonts w:hint="eastAsia"/>
                <w:sz w:val="18"/>
                <w:szCs w:val="18"/>
              </w:rPr>
              <w:t>1.00</w:t>
            </w:r>
          </w:p>
        </w:tc>
        <w:tc>
          <w:tcPr>
            <w:tcW w:w="635" w:type="pct"/>
          </w:tcPr>
          <w:p w:rsidR="0079474E" w:rsidRDefault="00000000">
            <w:pPr>
              <w:pStyle w:val="11"/>
              <w:ind w:firstLineChars="0" w:firstLine="0"/>
              <w:jc w:val="center"/>
              <w:rPr>
                <w:rFonts w:hint="eastAsia"/>
                <w:sz w:val="18"/>
                <w:szCs w:val="18"/>
              </w:rPr>
            </w:pPr>
            <w:r>
              <w:rPr>
                <w:rFonts w:hint="eastAsia"/>
                <w:sz w:val="18"/>
                <w:szCs w:val="18"/>
              </w:rPr>
              <w:t>0.83</w:t>
            </w:r>
          </w:p>
        </w:tc>
        <w:tc>
          <w:tcPr>
            <w:tcW w:w="673" w:type="pct"/>
          </w:tcPr>
          <w:p w:rsidR="0079474E" w:rsidRDefault="00000000">
            <w:pPr>
              <w:pStyle w:val="11"/>
              <w:ind w:firstLineChars="0" w:firstLine="0"/>
              <w:jc w:val="center"/>
              <w:rPr>
                <w:rFonts w:hint="eastAsia"/>
                <w:sz w:val="18"/>
                <w:szCs w:val="18"/>
              </w:rPr>
            </w:pPr>
            <w:r>
              <w:rPr>
                <w:rFonts w:hint="eastAsia"/>
                <w:sz w:val="18"/>
                <w:szCs w:val="18"/>
              </w:rPr>
              <w:t>0.87</w:t>
            </w:r>
          </w:p>
        </w:tc>
        <w:tc>
          <w:tcPr>
            <w:tcW w:w="673" w:type="pct"/>
          </w:tcPr>
          <w:p w:rsidR="0079474E" w:rsidRDefault="00000000" w:rsidP="0047175B">
            <w:pPr>
              <w:pStyle w:val="11"/>
              <w:keepNext/>
              <w:ind w:firstLineChars="0" w:firstLine="0"/>
              <w:jc w:val="center"/>
              <w:rPr>
                <w:rFonts w:hint="eastAsia"/>
                <w:sz w:val="18"/>
                <w:szCs w:val="18"/>
              </w:rPr>
            </w:pPr>
            <w:r>
              <w:rPr>
                <w:rFonts w:hint="eastAsia"/>
                <w:sz w:val="18"/>
                <w:szCs w:val="18"/>
              </w:rPr>
              <w:t>0.85</w:t>
            </w:r>
          </w:p>
        </w:tc>
      </w:tr>
    </w:tbl>
    <w:p w:rsidR="0047175B" w:rsidRDefault="0047175B" w:rsidP="0047175B">
      <w:pPr>
        <w:pStyle w:val="a3"/>
        <w:jc w:val="center"/>
        <w:rPr>
          <w:rFonts w:hint="eastAsia"/>
        </w:rPr>
      </w:pPr>
      <w:bookmarkStart w:id="76" w:name="_Ref206183469"/>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CC2FFB">
        <w:rPr>
          <w:rFonts w:hint="eastAsia"/>
          <w:noProof/>
        </w:rPr>
        <w:t>4</w:t>
      </w:r>
      <w:r>
        <w:rPr>
          <w:rFonts w:hint="eastAsia"/>
        </w:rPr>
        <w:fldChar w:fldCharType="end"/>
      </w:r>
      <w:r>
        <w:rPr>
          <w:rFonts w:hint="eastAsia"/>
        </w:rPr>
        <w:t xml:space="preserve"> </w:t>
      </w:r>
      <w:r>
        <w:rPr>
          <w:rFonts w:hint="eastAsia"/>
        </w:rPr>
        <w:t>模型对比</w:t>
      </w:r>
    </w:p>
    <w:p w:rsidR="0079474E" w:rsidRDefault="00000000">
      <w:pPr>
        <w:pStyle w:val="12"/>
        <w:numPr>
          <w:ilvl w:val="0"/>
          <w:numId w:val="1"/>
        </w:numPr>
        <w:spacing w:before="240" w:after="240"/>
      </w:pPr>
      <w:r>
        <w:rPr>
          <w:rFonts w:hint="eastAsia"/>
        </w:rPr>
        <w:t>讨论</w:t>
      </w:r>
      <w:bookmarkEnd w:id="76"/>
    </w:p>
    <w:p w:rsidR="0079474E" w:rsidRDefault="00000000" w:rsidP="00730442">
      <w:pPr>
        <w:pStyle w:val="11"/>
        <w:ind w:firstLineChars="0" w:firstLine="420"/>
        <w:rPr>
          <w:kern w:val="2"/>
          <w:sz w:val="21"/>
          <w:szCs w:val="21"/>
        </w:rPr>
      </w:pPr>
      <w:r>
        <w:rPr>
          <w:rFonts w:hint="eastAsia"/>
          <w:b/>
          <w:bCs/>
          <w:kern w:val="2"/>
          <w:sz w:val="21"/>
          <w:szCs w:val="21"/>
        </w:rPr>
        <w:t>关于斯</w:t>
      </w:r>
      <w:proofErr w:type="gramStart"/>
      <w:r>
        <w:rPr>
          <w:rFonts w:hint="eastAsia"/>
          <w:b/>
          <w:bCs/>
          <w:kern w:val="2"/>
          <w:sz w:val="21"/>
          <w:szCs w:val="21"/>
        </w:rPr>
        <w:t>坦纳树问题</w:t>
      </w:r>
      <w:proofErr w:type="gramEnd"/>
      <w:r>
        <w:rPr>
          <w:rFonts w:hint="eastAsia"/>
          <w:kern w:val="2"/>
          <w:sz w:val="21"/>
          <w:szCs w:val="21"/>
        </w:rPr>
        <w:t>。我们在</w:t>
      </w:r>
      <w:r>
        <w:rPr>
          <w:kern w:val="2"/>
          <w:sz w:val="21"/>
          <w:szCs w:val="21"/>
        </w:rPr>
        <w:fldChar w:fldCharType="begin"/>
      </w:r>
      <w:r>
        <w:rPr>
          <w:kern w:val="2"/>
          <w:sz w:val="21"/>
          <w:szCs w:val="21"/>
        </w:rPr>
        <w:instrText xml:space="preserve"> </w:instrText>
      </w:r>
      <w:r>
        <w:rPr>
          <w:rFonts w:hint="eastAsia"/>
          <w:kern w:val="2"/>
          <w:sz w:val="21"/>
          <w:szCs w:val="21"/>
        </w:rPr>
        <w:instrText>REF _Ref206084689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2.5</w:t>
      </w:r>
      <w:r>
        <w:rPr>
          <w:kern w:val="2"/>
          <w:sz w:val="21"/>
          <w:szCs w:val="21"/>
        </w:rPr>
        <w:fldChar w:fldCharType="end"/>
      </w:r>
      <w:r>
        <w:rPr>
          <w:rFonts w:hint="eastAsia"/>
          <w:kern w:val="2"/>
          <w:sz w:val="21"/>
          <w:szCs w:val="21"/>
        </w:rPr>
        <w:t>节将攻击链路重构建模为斯坦</w:t>
      </w:r>
      <w:proofErr w:type="gramStart"/>
      <w:r>
        <w:rPr>
          <w:rFonts w:hint="eastAsia"/>
          <w:kern w:val="2"/>
          <w:sz w:val="21"/>
          <w:szCs w:val="21"/>
        </w:rPr>
        <w:t>纳树问题</w:t>
      </w:r>
      <w:proofErr w:type="gramEnd"/>
      <w:r>
        <w:rPr>
          <w:rFonts w:hint="eastAsia"/>
          <w:kern w:val="2"/>
          <w:sz w:val="21"/>
          <w:szCs w:val="21"/>
        </w:rPr>
        <w:t>受到了</w:t>
      </w:r>
      <w:proofErr w:type="spellStart"/>
      <w:r>
        <w:rPr>
          <w:rFonts w:hint="eastAsia"/>
          <w:kern w:val="2"/>
          <w:sz w:val="21"/>
          <w:szCs w:val="21"/>
        </w:rPr>
        <w:t>Nodlink</w:t>
      </w:r>
      <w:proofErr w:type="spellEnd"/>
      <w:r>
        <w:rPr>
          <w:kern w:val="2"/>
          <w:sz w:val="21"/>
          <w:szCs w:val="21"/>
        </w:rPr>
        <w:fldChar w:fldCharType="begin"/>
      </w:r>
      <w:r>
        <w:rPr>
          <w:kern w:val="2"/>
          <w:sz w:val="21"/>
          <w:szCs w:val="21"/>
        </w:rPr>
        <w:instrText xml:space="preserve"> REF _Ref206081484 \r \h </w:instrText>
      </w:r>
      <w:r>
        <w:rPr>
          <w:kern w:val="2"/>
          <w:sz w:val="21"/>
          <w:szCs w:val="21"/>
        </w:rPr>
      </w:r>
      <w:r>
        <w:rPr>
          <w:kern w:val="2"/>
          <w:sz w:val="21"/>
          <w:szCs w:val="21"/>
        </w:rPr>
        <w:fldChar w:fldCharType="separate"/>
      </w:r>
      <w:r>
        <w:rPr>
          <w:kern w:val="2"/>
          <w:sz w:val="21"/>
          <w:szCs w:val="21"/>
        </w:rPr>
        <w:t>[2]</w:t>
      </w:r>
      <w:r>
        <w:rPr>
          <w:kern w:val="2"/>
          <w:sz w:val="21"/>
          <w:szCs w:val="21"/>
        </w:rPr>
        <w:fldChar w:fldCharType="end"/>
      </w:r>
      <w:r>
        <w:rPr>
          <w:rFonts w:hint="eastAsia"/>
          <w:kern w:val="2"/>
          <w:sz w:val="21"/>
          <w:szCs w:val="21"/>
        </w:rPr>
        <w:t>的出色应用效果的启发。</w:t>
      </w:r>
      <w:proofErr w:type="spellStart"/>
      <w:r>
        <w:rPr>
          <w:rFonts w:hint="eastAsia"/>
          <w:kern w:val="2"/>
          <w:sz w:val="21"/>
          <w:szCs w:val="21"/>
        </w:rPr>
        <w:t>Nodlink</w:t>
      </w:r>
      <w:proofErr w:type="spellEnd"/>
      <w:r>
        <w:rPr>
          <w:rFonts w:hint="eastAsia"/>
          <w:kern w:val="2"/>
          <w:sz w:val="21"/>
          <w:szCs w:val="21"/>
        </w:rPr>
        <w:t>由于是实时模型，采用的建模是</w:t>
      </w:r>
      <w:proofErr w:type="gramStart"/>
      <w:r>
        <w:rPr>
          <w:rFonts w:hint="eastAsia"/>
          <w:kern w:val="2"/>
          <w:sz w:val="21"/>
          <w:szCs w:val="21"/>
        </w:rPr>
        <w:t>动态斯坦纳树问题</w:t>
      </w:r>
      <w:proofErr w:type="gramEnd"/>
      <w:r>
        <w:rPr>
          <w:kern w:val="2"/>
          <w:sz w:val="21"/>
          <w:szCs w:val="21"/>
        </w:rPr>
        <w:fldChar w:fldCharType="begin"/>
      </w:r>
      <w:r>
        <w:rPr>
          <w:kern w:val="2"/>
          <w:sz w:val="21"/>
          <w:szCs w:val="21"/>
        </w:rPr>
        <w:instrText xml:space="preserve"> </w:instrText>
      </w:r>
      <w:r>
        <w:rPr>
          <w:rFonts w:hint="eastAsia"/>
          <w:kern w:val="2"/>
          <w:sz w:val="21"/>
          <w:szCs w:val="21"/>
        </w:rPr>
        <w:instrText>REF _Ref206153435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[25]</w:t>
      </w:r>
      <w:r>
        <w:rPr>
          <w:kern w:val="2"/>
          <w:sz w:val="21"/>
          <w:szCs w:val="21"/>
        </w:rPr>
        <w:fldChar w:fldCharType="end"/>
      </w:r>
      <w:r>
        <w:rPr>
          <w:rFonts w:hint="eastAsia"/>
          <w:kern w:val="2"/>
          <w:sz w:val="21"/>
          <w:szCs w:val="21"/>
        </w:rPr>
        <w:t>；而我们的</w:t>
      </w:r>
      <w:r>
        <w:rPr>
          <w:rFonts w:hint="eastAsia"/>
          <w:kern w:val="2"/>
          <w:sz w:val="21"/>
          <w:szCs w:val="21"/>
        </w:rPr>
        <w:t>Nexus</w:t>
      </w:r>
      <w:r>
        <w:rPr>
          <w:rFonts w:hint="eastAsia"/>
          <w:kern w:val="2"/>
          <w:sz w:val="21"/>
          <w:szCs w:val="21"/>
        </w:rPr>
        <w:t>专注于离线场景的异常检测和攻击路径重构，故采用</w:t>
      </w:r>
      <w:r w:rsidR="0047175B">
        <w:rPr>
          <w:rFonts w:hint="eastAsia"/>
          <w:kern w:val="2"/>
          <w:sz w:val="21"/>
          <w:szCs w:val="21"/>
        </w:rPr>
        <w:t>的建模是</w:t>
      </w:r>
      <w:r>
        <w:rPr>
          <w:rFonts w:hint="eastAsia"/>
          <w:kern w:val="2"/>
          <w:sz w:val="21"/>
          <w:szCs w:val="21"/>
        </w:rPr>
        <w:t>静态的斯坦</w:t>
      </w:r>
      <w:proofErr w:type="gramStart"/>
      <w:r>
        <w:rPr>
          <w:rFonts w:hint="eastAsia"/>
          <w:kern w:val="2"/>
          <w:sz w:val="21"/>
          <w:szCs w:val="21"/>
        </w:rPr>
        <w:t>纳树问题</w:t>
      </w:r>
      <w:proofErr w:type="gramEnd"/>
      <w:r>
        <w:rPr>
          <w:kern w:val="2"/>
          <w:sz w:val="21"/>
          <w:szCs w:val="21"/>
        </w:rPr>
        <w:fldChar w:fldCharType="begin"/>
      </w:r>
      <w:r>
        <w:rPr>
          <w:kern w:val="2"/>
          <w:sz w:val="21"/>
          <w:szCs w:val="21"/>
        </w:rPr>
        <w:instrText xml:space="preserve"> </w:instrText>
      </w:r>
      <w:r>
        <w:rPr>
          <w:rFonts w:hint="eastAsia"/>
          <w:kern w:val="2"/>
          <w:sz w:val="21"/>
          <w:szCs w:val="21"/>
        </w:rPr>
        <w:instrText>REF _Ref206104747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[20]</w:t>
      </w:r>
      <w:r>
        <w:rPr>
          <w:kern w:val="2"/>
          <w:sz w:val="21"/>
          <w:szCs w:val="21"/>
        </w:rPr>
        <w:fldChar w:fldCharType="end"/>
      </w:r>
      <w:r>
        <w:rPr>
          <w:rFonts w:hint="eastAsia"/>
          <w:kern w:val="2"/>
          <w:sz w:val="21"/>
          <w:szCs w:val="21"/>
        </w:rPr>
        <w:t>。二者的决策问题都是</w:t>
      </w:r>
      <w:r>
        <w:rPr>
          <w:rFonts w:hint="eastAsia"/>
          <w:kern w:val="2"/>
          <w:sz w:val="21"/>
          <w:szCs w:val="21"/>
        </w:rPr>
        <w:t>NP</w:t>
      </w:r>
      <w:r>
        <w:rPr>
          <w:rFonts w:hint="eastAsia"/>
          <w:kern w:val="2"/>
          <w:sz w:val="21"/>
          <w:szCs w:val="21"/>
        </w:rPr>
        <w:t>完全的，因而优化问题都是</w:t>
      </w:r>
      <w:r>
        <w:rPr>
          <w:rFonts w:hint="eastAsia"/>
          <w:kern w:val="2"/>
          <w:sz w:val="21"/>
          <w:szCs w:val="21"/>
        </w:rPr>
        <w:t>NP</w:t>
      </w:r>
      <w:r>
        <w:rPr>
          <w:rFonts w:hint="eastAsia"/>
          <w:kern w:val="2"/>
          <w:sz w:val="21"/>
          <w:szCs w:val="21"/>
        </w:rPr>
        <w:t>困难的</w:t>
      </w:r>
      <w:r>
        <w:rPr>
          <w:kern w:val="2"/>
          <w:sz w:val="21"/>
          <w:szCs w:val="21"/>
        </w:rPr>
        <w:fldChar w:fldCharType="begin"/>
      </w:r>
      <w:r>
        <w:rPr>
          <w:kern w:val="2"/>
          <w:sz w:val="21"/>
          <w:szCs w:val="21"/>
        </w:rPr>
        <w:instrText xml:space="preserve"> </w:instrText>
      </w:r>
      <w:r>
        <w:rPr>
          <w:rFonts w:hint="eastAsia"/>
          <w:kern w:val="2"/>
          <w:sz w:val="21"/>
          <w:szCs w:val="21"/>
        </w:rPr>
        <w:instrText>REF _Ref206153998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[26]</w:t>
      </w:r>
      <w:r>
        <w:rPr>
          <w:kern w:val="2"/>
          <w:sz w:val="21"/>
          <w:szCs w:val="21"/>
        </w:rPr>
        <w:fldChar w:fldCharType="end"/>
      </w:r>
      <w:r>
        <w:rPr>
          <w:rFonts w:hint="eastAsia"/>
          <w:kern w:val="2"/>
          <w:sz w:val="21"/>
          <w:szCs w:val="21"/>
        </w:rPr>
        <w:t>。</w:t>
      </w:r>
      <w:r w:rsidR="0047175B">
        <w:rPr>
          <w:rFonts w:hint="eastAsia"/>
          <w:kern w:val="2"/>
          <w:sz w:val="21"/>
          <w:szCs w:val="21"/>
        </w:rPr>
        <w:t>我们在</w:t>
      </w:r>
      <w:r w:rsidR="0047175B">
        <w:rPr>
          <w:kern w:val="2"/>
          <w:sz w:val="21"/>
          <w:szCs w:val="21"/>
        </w:rPr>
        <w:fldChar w:fldCharType="begin"/>
      </w:r>
      <w:r w:rsidR="0047175B">
        <w:rPr>
          <w:kern w:val="2"/>
          <w:sz w:val="21"/>
          <w:szCs w:val="21"/>
        </w:rPr>
        <w:instrText xml:space="preserve"> </w:instrText>
      </w:r>
      <w:r w:rsidR="0047175B">
        <w:rPr>
          <w:rFonts w:hint="eastAsia"/>
          <w:kern w:val="2"/>
          <w:sz w:val="21"/>
          <w:szCs w:val="21"/>
        </w:rPr>
        <w:instrText>REF _Ref206084689 \r \h</w:instrText>
      </w:r>
      <w:r w:rsidR="0047175B">
        <w:rPr>
          <w:kern w:val="2"/>
          <w:sz w:val="21"/>
          <w:szCs w:val="21"/>
        </w:rPr>
        <w:instrText xml:space="preserve"> </w:instrText>
      </w:r>
      <w:r w:rsidR="0047175B">
        <w:rPr>
          <w:kern w:val="2"/>
          <w:sz w:val="21"/>
          <w:szCs w:val="21"/>
        </w:rPr>
      </w:r>
      <w:r w:rsidR="0047175B">
        <w:rPr>
          <w:kern w:val="2"/>
          <w:sz w:val="21"/>
          <w:szCs w:val="21"/>
        </w:rPr>
        <w:fldChar w:fldCharType="separate"/>
      </w:r>
      <w:r w:rsidR="0047175B">
        <w:rPr>
          <w:kern w:val="2"/>
          <w:sz w:val="21"/>
          <w:szCs w:val="21"/>
        </w:rPr>
        <w:t>2.5</w:t>
      </w:r>
      <w:r w:rsidR="0047175B">
        <w:rPr>
          <w:kern w:val="2"/>
          <w:sz w:val="21"/>
          <w:szCs w:val="21"/>
        </w:rPr>
        <w:fldChar w:fldCharType="end"/>
      </w:r>
      <w:r w:rsidR="0047175B">
        <w:rPr>
          <w:rFonts w:hint="eastAsia"/>
          <w:kern w:val="2"/>
          <w:sz w:val="21"/>
          <w:szCs w:val="21"/>
        </w:rPr>
        <w:t>节中提到，我们使用多项式时间的</w:t>
      </w:r>
      <w:r w:rsidR="0047175B">
        <w:rPr>
          <w:kern w:val="2"/>
          <w:sz w:val="21"/>
          <w:szCs w:val="21"/>
        </w:rPr>
        <w:t>Kou–Markowsky–Berman</w:t>
      </w:r>
      <w:r w:rsidR="0047175B">
        <w:rPr>
          <w:rFonts w:hint="eastAsia"/>
          <w:kern w:val="2"/>
          <w:sz w:val="21"/>
          <w:szCs w:val="21"/>
        </w:rPr>
        <w:t>近似算法，而非指数时间的精确算法，这是因为，如表</w:t>
      </w:r>
      <w:r w:rsidR="007A2C48">
        <w:rPr>
          <w:rFonts w:hint="eastAsia"/>
          <w:kern w:val="2"/>
          <w:sz w:val="21"/>
          <w:szCs w:val="21"/>
        </w:rPr>
        <w:t>5</w:t>
      </w:r>
      <w:r w:rsidR="0047175B">
        <w:rPr>
          <w:rFonts w:hint="eastAsia"/>
          <w:kern w:val="2"/>
          <w:sz w:val="21"/>
          <w:szCs w:val="21"/>
        </w:rPr>
        <w:t>所示</w:t>
      </w:r>
      <w:r w:rsidR="007A2C48">
        <w:rPr>
          <w:rFonts w:hint="eastAsia"/>
          <w:kern w:val="2"/>
          <w:sz w:val="21"/>
          <w:szCs w:val="21"/>
        </w:rPr>
        <w:t>，</w:t>
      </w:r>
      <w:r w:rsidR="0047175B">
        <w:rPr>
          <w:rFonts w:hint="eastAsia"/>
          <w:kern w:val="2"/>
          <w:sz w:val="21"/>
          <w:szCs w:val="21"/>
        </w:rPr>
        <w:t>我们在</w:t>
      </w:r>
      <w:r w:rsidR="0047175B">
        <w:rPr>
          <w:rFonts w:hint="eastAsia"/>
          <w:kern w:val="2"/>
          <w:sz w:val="21"/>
          <w:szCs w:val="21"/>
        </w:rPr>
        <w:t>OPTC</w:t>
      </w:r>
      <w:r w:rsidR="0047175B">
        <w:rPr>
          <w:rFonts w:hint="eastAsia"/>
          <w:kern w:val="2"/>
          <w:sz w:val="21"/>
          <w:szCs w:val="21"/>
        </w:rPr>
        <w:t>数据集上实验得到的</w:t>
      </w:r>
      <w:r w:rsidR="007A2C48">
        <w:rPr>
          <w:rFonts w:hint="eastAsia"/>
          <w:kern w:val="2"/>
          <w:sz w:val="21"/>
          <w:szCs w:val="21"/>
        </w:rPr>
        <w:t>告警节点达到了</w:t>
      </w:r>
      <m:oMath>
        <m:r>
          <w:rPr>
            <w:rFonts w:ascii="Cambria Math" w:hAnsi="Cambria Math"/>
            <w:kern w:val="2"/>
            <w:sz w:val="21"/>
            <w:szCs w:val="21"/>
          </w:rPr>
          <m:t xml:space="preserve"> </m:t>
        </m:r>
        <m:sSup>
          <m:sSupPr>
            <m:ctrlPr>
              <w:rPr>
                <w:rFonts w:ascii="Cambria Math" w:hAnsi="Cambria Math"/>
                <w:i/>
                <w:kern w:val="2"/>
                <w:sz w:val="21"/>
                <w:szCs w:val="21"/>
              </w:rPr>
            </m:ctrlPr>
          </m:sSupPr>
          <m:e>
            <m:r>
              <w:rPr>
                <w:rFonts w:ascii="Cambria Math" w:hAnsi="Cambria Math"/>
                <w:kern w:val="2"/>
                <w:sz w:val="21"/>
                <w:szCs w:val="21"/>
              </w:rPr>
              <m:t>10</m:t>
            </m:r>
          </m:e>
          <m:sup>
            <m:r>
              <w:rPr>
                <w:rFonts w:ascii="Cambria Math" w:hAnsi="Cambria Math"/>
                <w:kern w:val="2"/>
                <w:sz w:val="21"/>
                <w:szCs w:val="21"/>
              </w:rPr>
              <m:t>2</m:t>
            </m:r>
          </m:sup>
        </m:sSup>
        <m:r>
          <w:rPr>
            <w:rFonts w:ascii="Cambria Math" w:hAnsi="Cambria Math"/>
            <w:kern w:val="2"/>
            <w:sz w:val="21"/>
            <w:szCs w:val="21"/>
          </w:rPr>
          <m:t xml:space="preserve"> </m:t>
        </m:r>
      </m:oMath>
      <w:r w:rsidR="007A2C48">
        <w:rPr>
          <w:rFonts w:hint="eastAsia"/>
          <w:kern w:val="2"/>
          <w:sz w:val="21"/>
          <w:szCs w:val="21"/>
        </w:rPr>
        <w:t>级别</w:t>
      </w:r>
      <w:r w:rsidR="00730442">
        <w:rPr>
          <w:rFonts w:hint="eastAsia"/>
          <w:kern w:val="2"/>
          <w:sz w:val="21"/>
          <w:szCs w:val="21"/>
        </w:rPr>
        <w:t>，接近</w:t>
      </w:r>
      <m:oMath>
        <m:r>
          <w:rPr>
            <w:rFonts w:ascii="Cambria Math" w:hAnsi="Cambria Math"/>
            <w:kern w:val="2"/>
            <w:sz w:val="21"/>
            <w:szCs w:val="21"/>
          </w:rPr>
          <m:t xml:space="preserve"> </m:t>
        </m:r>
        <m:sSup>
          <m:sSupPr>
            <m:ctrlPr>
              <w:rPr>
                <w:rFonts w:ascii="Cambria Math" w:hAnsi="Cambria Math"/>
                <w:i/>
                <w:kern w:val="2"/>
                <w:sz w:val="21"/>
                <w:szCs w:val="21"/>
              </w:rPr>
            </m:ctrlPr>
          </m:sSupPr>
          <m:e>
            <m:r>
              <w:rPr>
                <w:rFonts w:ascii="Cambria Math" w:hAnsi="Cambria Math"/>
                <w:kern w:val="2"/>
                <w:sz w:val="21"/>
                <w:szCs w:val="21"/>
              </w:rPr>
              <m:t>10</m:t>
            </m:r>
          </m:e>
          <m:sup>
            <m:r>
              <w:rPr>
                <w:rFonts w:ascii="Cambria Math" w:hAnsi="Cambria Math"/>
                <w:kern w:val="2"/>
                <w:sz w:val="21"/>
                <w:szCs w:val="21"/>
              </w:rPr>
              <m:t>3</m:t>
            </m:r>
          </m:sup>
        </m:sSup>
      </m:oMath>
      <w:r w:rsidR="00730442">
        <w:rPr>
          <w:rFonts w:hint="eastAsia"/>
          <w:kern w:val="2"/>
          <w:sz w:val="21"/>
          <w:szCs w:val="21"/>
        </w:rPr>
        <w:t>，在这种数据规模下，考虑到算法的效率，我们选择牺牲算法的精确性</w:t>
      </w:r>
      <w:r w:rsidR="007A2C48">
        <w:rPr>
          <w:rFonts w:hint="eastAsia"/>
          <w:kern w:val="2"/>
          <w:sz w:val="21"/>
          <w:szCs w:val="21"/>
        </w:rPr>
        <w:t>。</w:t>
      </w:r>
      <w:r w:rsidR="00730442">
        <w:rPr>
          <w:rFonts w:hint="eastAsia"/>
          <w:kern w:val="2"/>
          <w:sz w:val="21"/>
          <w:szCs w:val="21"/>
        </w:rPr>
        <w:t>实验证明，</w:t>
      </w:r>
      <w:r w:rsidR="00730442">
        <w:rPr>
          <w:rFonts w:hint="eastAsia"/>
          <w:kern w:val="2"/>
          <w:sz w:val="21"/>
          <w:szCs w:val="21"/>
        </w:rPr>
        <w:t>Nexus</w:t>
      </w:r>
      <w:r w:rsidR="00730442">
        <w:rPr>
          <w:rFonts w:hint="eastAsia"/>
          <w:kern w:val="2"/>
          <w:sz w:val="21"/>
          <w:szCs w:val="21"/>
        </w:rPr>
        <w:t>在</w:t>
      </w:r>
      <w:r w:rsidR="00730442">
        <w:rPr>
          <w:rFonts w:hint="eastAsia"/>
          <w:kern w:val="2"/>
          <w:sz w:val="21"/>
          <w:szCs w:val="21"/>
        </w:rPr>
        <w:t>OPTC</w:t>
      </w:r>
      <w:r w:rsidR="00730442">
        <w:rPr>
          <w:rFonts w:hint="eastAsia"/>
          <w:kern w:val="2"/>
          <w:sz w:val="21"/>
          <w:szCs w:val="21"/>
        </w:rPr>
        <w:t>数据集上的</w:t>
      </w:r>
      <w:r w:rsidR="007A6014">
        <w:rPr>
          <w:rFonts w:hint="eastAsia"/>
          <w:kern w:val="2"/>
          <w:sz w:val="21"/>
          <w:szCs w:val="21"/>
        </w:rPr>
        <w:t>效果依然非常优秀。</w:t>
      </w:r>
    </w:p>
    <w:p w:rsidR="007A6014" w:rsidRPr="00730442" w:rsidRDefault="007A6014" w:rsidP="00730442">
      <w:pPr>
        <w:pStyle w:val="11"/>
        <w:ind w:firstLineChars="0" w:firstLine="420"/>
        <w:rPr>
          <w:kern w:val="2"/>
          <w:sz w:val="21"/>
          <w:szCs w:val="21"/>
        </w:rPr>
      </w:pPr>
      <w:r>
        <w:rPr>
          <w:rFonts w:hint="eastAsia"/>
          <w:kern w:val="2"/>
          <w:sz w:val="21"/>
          <w:szCs w:val="21"/>
        </w:rPr>
        <w:t>另外，</w:t>
      </w:r>
      <w:r w:rsidR="00221FF4">
        <w:rPr>
          <w:rFonts w:hint="eastAsia"/>
          <w:kern w:val="2"/>
          <w:sz w:val="21"/>
          <w:szCs w:val="21"/>
        </w:rPr>
        <w:t>在众多近似算法中，</w:t>
      </w:r>
      <w:r w:rsidR="00221FF4">
        <w:rPr>
          <w:kern w:val="2"/>
          <w:sz w:val="21"/>
          <w:szCs w:val="21"/>
        </w:rPr>
        <w:t>Kou–Markowsky–Berman</w:t>
      </w:r>
      <w:r w:rsidR="00221FF4">
        <w:rPr>
          <w:rFonts w:hint="eastAsia"/>
          <w:kern w:val="2"/>
          <w:sz w:val="21"/>
          <w:szCs w:val="21"/>
        </w:rPr>
        <w:t>算法并非最优秀的，自上世纪</w:t>
      </w:r>
      <w:r w:rsidR="00221FF4">
        <w:rPr>
          <w:rFonts w:hint="eastAsia"/>
          <w:kern w:val="2"/>
          <w:sz w:val="21"/>
          <w:szCs w:val="21"/>
        </w:rPr>
        <w:t>80</w:t>
      </w:r>
      <w:r w:rsidR="00221FF4">
        <w:rPr>
          <w:rFonts w:hint="eastAsia"/>
          <w:kern w:val="2"/>
          <w:sz w:val="21"/>
          <w:szCs w:val="21"/>
        </w:rPr>
        <w:t>年代起，许多高效算法被提出</w:t>
      </w:r>
      <w:r w:rsidR="007E5421">
        <w:rPr>
          <w:kern w:val="2"/>
          <w:sz w:val="21"/>
          <w:szCs w:val="21"/>
        </w:rPr>
        <w:fldChar w:fldCharType="begin"/>
      </w:r>
      <w:r w:rsidR="007E5421">
        <w:rPr>
          <w:kern w:val="2"/>
          <w:sz w:val="21"/>
          <w:szCs w:val="21"/>
        </w:rPr>
        <w:instrText xml:space="preserve"> </w:instrText>
      </w:r>
      <w:r w:rsidR="007E5421">
        <w:rPr>
          <w:rFonts w:hint="eastAsia"/>
          <w:kern w:val="2"/>
          <w:sz w:val="21"/>
          <w:szCs w:val="21"/>
        </w:rPr>
        <w:instrText>REF _Ref206360247 \r \h</w:instrText>
      </w:r>
      <w:r w:rsidR="007E5421">
        <w:rPr>
          <w:kern w:val="2"/>
          <w:sz w:val="21"/>
          <w:szCs w:val="21"/>
        </w:rPr>
        <w:instrText xml:space="preserve"> </w:instrText>
      </w:r>
      <w:r w:rsidR="007E5421">
        <w:rPr>
          <w:kern w:val="2"/>
          <w:sz w:val="21"/>
          <w:szCs w:val="21"/>
        </w:rPr>
      </w:r>
      <w:r w:rsidR="007E5421">
        <w:rPr>
          <w:kern w:val="2"/>
          <w:sz w:val="21"/>
          <w:szCs w:val="21"/>
        </w:rPr>
        <w:fldChar w:fldCharType="separate"/>
      </w:r>
      <w:r w:rsidR="007E5421">
        <w:rPr>
          <w:kern w:val="2"/>
          <w:sz w:val="21"/>
          <w:szCs w:val="21"/>
        </w:rPr>
        <w:t>[27</w:t>
      </w:r>
      <w:r w:rsidR="007E5421">
        <w:rPr>
          <w:rFonts w:hint="eastAsia"/>
          <w:kern w:val="2"/>
          <w:sz w:val="21"/>
          <w:szCs w:val="21"/>
        </w:rPr>
        <w:t>-29</w:t>
      </w:r>
      <w:r w:rsidR="007E5421">
        <w:rPr>
          <w:kern w:val="2"/>
          <w:sz w:val="21"/>
          <w:szCs w:val="21"/>
        </w:rPr>
        <w:t>]</w:t>
      </w:r>
      <w:r w:rsidR="007E5421">
        <w:rPr>
          <w:kern w:val="2"/>
          <w:sz w:val="21"/>
          <w:szCs w:val="21"/>
        </w:rPr>
        <w:fldChar w:fldCharType="end"/>
      </w:r>
      <w:r w:rsidR="00221FF4">
        <w:rPr>
          <w:rFonts w:hint="eastAsia"/>
          <w:kern w:val="2"/>
          <w:sz w:val="21"/>
          <w:szCs w:val="21"/>
        </w:rPr>
        <w:t>，斯</w:t>
      </w:r>
      <w:proofErr w:type="gramStart"/>
      <w:r w:rsidR="00221FF4">
        <w:rPr>
          <w:rFonts w:hint="eastAsia"/>
          <w:kern w:val="2"/>
          <w:sz w:val="21"/>
          <w:szCs w:val="21"/>
        </w:rPr>
        <w:t>坦纳树的</w:t>
      </w:r>
      <w:proofErr w:type="gramEnd"/>
      <w:r w:rsidR="00221FF4">
        <w:rPr>
          <w:rFonts w:hint="eastAsia"/>
          <w:kern w:val="2"/>
          <w:sz w:val="21"/>
          <w:szCs w:val="21"/>
        </w:rPr>
        <w:t>近似比的理论上限不断降低，在精确性上，我们的算法仍有待改进。</w:t>
      </w:r>
    </w:p>
    <w:p w:rsidR="000251DF" w:rsidRDefault="000251DF">
      <w:pPr>
        <w:pStyle w:val="11"/>
        <w:ind w:firstLineChars="0" w:firstLine="420"/>
        <w:rPr>
          <w:kern w:val="2"/>
          <w:sz w:val="21"/>
          <w:szCs w:val="21"/>
        </w:rPr>
      </w:pPr>
    </w:p>
    <w:tbl>
      <w:tblPr>
        <w:tblStyle w:val="13"/>
        <w:tblW w:w="7597" w:type="dxa"/>
        <w:jc w:val="center"/>
        <w:tblLook w:val="04A0" w:firstRow="1" w:lastRow="0" w:firstColumn="1" w:lastColumn="0" w:noHBand="0" w:noVBand="1"/>
      </w:tblPr>
      <w:tblGrid>
        <w:gridCol w:w="1845"/>
        <w:gridCol w:w="2054"/>
        <w:gridCol w:w="2051"/>
        <w:gridCol w:w="1647"/>
      </w:tblGrid>
      <w:tr w:rsidR="000251DF" w:rsidTr="000251DF">
        <w:trPr>
          <w:jc w:val="center"/>
        </w:trPr>
        <w:tc>
          <w:tcPr>
            <w:tcW w:w="1214" w:type="pct"/>
          </w:tcPr>
          <w:p w:rsidR="000251DF" w:rsidRDefault="000251DF" w:rsidP="00EF6A4C">
            <w:pPr>
              <w:pStyle w:val="11"/>
              <w:ind w:firstLineChars="0" w:firstLine="0"/>
              <w:jc w:val="center"/>
              <w:rPr>
                <w:rFonts w:hint="eastAsia"/>
                <w:b/>
                <w:bCs/>
                <w:sz w:val="18"/>
                <w:szCs w:val="18"/>
              </w:rPr>
            </w:pPr>
            <w:r>
              <w:rPr>
                <w:rFonts w:hint="eastAsia"/>
                <w:b/>
                <w:bCs/>
                <w:sz w:val="18"/>
                <w:szCs w:val="18"/>
              </w:rPr>
              <w:t>数据集</w:t>
            </w:r>
          </w:p>
        </w:tc>
        <w:tc>
          <w:tcPr>
            <w:tcW w:w="1352" w:type="pct"/>
          </w:tcPr>
          <w:p w:rsidR="000251DF" w:rsidRDefault="000251DF" w:rsidP="00EF6A4C">
            <w:pPr>
              <w:pStyle w:val="11"/>
              <w:ind w:firstLineChars="0" w:firstLine="0"/>
              <w:jc w:val="center"/>
              <w:rPr>
                <w:rFonts w:hint="eastAsia"/>
                <w:b/>
                <w:bCs/>
                <w:sz w:val="18"/>
                <w:szCs w:val="18"/>
              </w:rPr>
            </w:pPr>
            <w:r>
              <w:rPr>
                <w:rFonts w:hint="eastAsia"/>
                <w:b/>
                <w:bCs/>
                <w:sz w:val="18"/>
                <w:szCs w:val="18"/>
              </w:rPr>
              <w:t>系统日志告警节点数</w:t>
            </w:r>
          </w:p>
        </w:tc>
        <w:tc>
          <w:tcPr>
            <w:tcW w:w="1350" w:type="pct"/>
          </w:tcPr>
          <w:p w:rsidR="000251DF" w:rsidRDefault="000251DF" w:rsidP="00EF6A4C">
            <w:pPr>
              <w:pStyle w:val="11"/>
              <w:ind w:firstLineChars="0" w:firstLine="0"/>
              <w:jc w:val="center"/>
              <w:rPr>
                <w:rFonts w:hint="eastAsia"/>
                <w:b/>
                <w:bCs/>
                <w:sz w:val="18"/>
                <w:szCs w:val="18"/>
              </w:rPr>
            </w:pPr>
            <w:r>
              <w:rPr>
                <w:rFonts w:hint="eastAsia"/>
                <w:b/>
                <w:bCs/>
                <w:sz w:val="18"/>
                <w:szCs w:val="18"/>
              </w:rPr>
              <w:t>网络日志告警节点数</w:t>
            </w:r>
          </w:p>
        </w:tc>
        <w:tc>
          <w:tcPr>
            <w:tcW w:w="1085" w:type="pct"/>
          </w:tcPr>
          <w:p w:rsidR="000251DF" w:rsidRDefault="000251DF" w:rsidP="000251DF">
            <w:pPr>
              <w:pStyle w:val="11"/>
              <w:ind w:firstLineChars="0" w:firstLine="0"/>
              <w:jc w:val="center"/>
              <w:rPr>
                <w:rFonts w:hint="eastAsia"/>
                <w:b/>
                <w:bCs/>
                <w:sz w:val="18"/>
                <w:szCs w:val="18"/>
              </w:rPr>
            </w:pPr>
            <w:r>
              <w:rPr>
                <w:rFonts w:hint="eastAsia"/>
                <w:b/>
                <w:bCs/>
                <w:sz w:val="18"/>
                <w:szCs w:val="18"/>
              </w:rPr>
              <w:t>总告警节点数</w:t>
            </w:r>
          </w:p>
        </w:tc>
      </w:tr>
      <w:tr w:rsidR="000251DF" w:rsidTr="000251DF">
        <w:trPr>
          <w:jc w:val="center"/>
        </w:trPr>
        <w:tc>
          <w:tcPr>
            <w:tcW w:w="1214" w:type="pct"/>
          </w:tcPr>
          <w:p w:rsidR="000251DF" w:rsidRDefault="000251DF" w:rsidP="00EF6A4C">
            <w:pPr>
              <w:pStyle w:val="11"/>
              <w:ind w:firstLineChars="0" w:firstLine="0"/>
              <w:jc w:val="center"/>
              <w:rPr>
                <w:rFonts w:hint="eastAsia"/>
                <w:sz w:val="18"/>
                <w:szCs w:val="18"/>
              </w:rPr>
            </w:pPr>
            <w:r>
              <w:rPr>
                <w:rFonts w:hint="eastAsia"/>
                <w:sz w:val="18"/>
                <w:szCs w:val="18"/>
              </w:rPr>
              <w:t>OPTC day23</w:t>
            </w:r>
          </w:p>
        </w:tc>
        <w:tc>
          <w:tcPr>
            <w:tcW w:w="1352" w:type="pct"/>
          </w:tcPr>
          <w:p w:rsidR="000251DF" w:rsidRDefault="00FE1884" w:rsidP="00EF6A4C">
            <w:pPr>
              <w:pStyle w:val="11"/>
              <w:ind w:firstLineChars="0" w:firstLine="0"/>
              <w:jc w:val="center"/>
              <w:rPr>
                <w:rFonts w:hint="eastAsia"/>
                <w:sz w:val="18"/>
                <w:szCs w:val="18"/>
              </w:rPr>
            </w:pPr>
            <w:r>
              <w:rPr>
                <w:rFonts w:hint="eastAsia"/>
                <w:sz w:val="18"/>
                <w:szCs w:val="18"/>
              </w:rPr>
              <w:t>305</w:t>
            </w:r>
          </w:p>
        </w:tc>
        <w:tc>
          <w:tcPr>
            <w:tcW w:w="1350" w:type="pct"/>
          </w:tcPr>
          <w:p w:rsidR="000251DF" w:rsidRDefault="00FE1884" w:rsidP="00EF6A4C">
            <w:pPr>
              <w:pStyle w:val="11"/>
              <w:ind w:firstLineChars="0" w:firstLine="0"/>
              <w:jc w:val="center"/>
              <w:rPr>
                <w:rFonts w:hint="eastAsia"/>
                <w:sz w:val="18"/>
                <w:szCs w:val="18"/>
              </w:rPr>
            </w:pPr>
            <w:r>
              <w:rPr>
                <w:rFonts w:hint="eastAsia"/>
                <w:sz w:val="18"/>
                <w:szCs w:val="18"/>
              </w:rPr>
              <w:t>6</w:t>
            </w:r>
          </w:p>
        </w:tc>
        <w:tc>
          <w:tcPr>
            <w:tcW w:w="1085" w:type="pct"/>
          </w:tcPr>
          <w:p w:rsidR="000251DF" w:rsidRDefault="00FE1884" w:rsidP="00EF6A4C">
            <w:pPr>
              <w:pStyle w:val="11"/>
              <w:ind w:firstLineChars="0" w:firstLine="0"/>
              <w:jc w:val="center"/>
              <w:rPr>
                <w:rFonts w:hint="eastAsia"/>
                <w:sz w:val="18"/>
                <w:szCs w:val="18"/>
              </w:rPr>
            </w:pPr>
            <w:r>
              <w:rPr>
                <w:rFonts w:hint="eastAsia"/>
                <w:sz w:val="18"/>
                <w:szCs w:val="18"/>
              </w:rPr>
              <w:t>311</w:t>
            </w:r>
          </w:p>
        </w:tc>
      </w:tr>
      <w:tr w:rsidR="000251DF" w:rsidTr="000251DF">
        <w:trPr>
          <w:jc w:val="center"/>
        </w:trPr>
        <w:tc>
          <w:tcPr>
            <w:tcW w:w="1214" w:type="pct"/>
          </w:tcPr>
          <w:p w:rsidR="000251DF" w:rsidRDefault="000251DF" w:rsidP="00EF6A4C">
            <w:pPr>
              <w:pStyle w:val="11"/>
              <w:ind w:firstLineChars="0" w:firstLine="0"/>
              <w:jc w:val="center"/>
              <w:rPr>
                <w:rFonts w:hint="eastAsia"/>
                <w:sz w:val="18"/>
                <w:szCs w:val="18"/>
              </w:rPr>
            </w:pPr>
            <w:r>
              <w:rPr>
                <w:rFonts w:hint="eastAsia"/>
                <w:sz w:val="18"/>
                <w:szCs w:val="18"/>
              </w:rPr>
              <w:t>OPTC day24</w:t>
            </w:r>
          </w:p>
        </w:tc>
        <w:tc>
          <w:tcPr>
            <w:tcW w:w="1352" w:type="pct"/>
          </w:tcPr>
          <w:p w:rsidR="000251DF" w:rsidRDefault="00FE1884" w:rsidP="00EF6A4C">
            <w:pPr>
              <w:pStyle w:val="11"/>
              <w:ind w:firstLineChars="0" w:firstLine="0"/>
              <w:jc w:val="center"/>
              <w:rPr>
                <w:rFonts w:hint="eastAsia"/>
                <w:sz w:val="18"/>
                <w:szCs w:val="18"/>
              </w:rPr>
            </w:pPr>
            <w:r>
              <w:rPr>
                <w:rFonts w:hint="eastAsia"/>
                <w:sz w:val="18"/>
                <w:szCs w:val="18"/>
              </w:rPr>
              <w:t>838</w:t>
            </w:r>
          </w:p>
        </w:tc>
        <w:tc>
          <w:tcPr>
            <w:tcW w:w="1350" w:type="pct"/>
          </w:tcPr>
          <w:p w:rsidR="000251DF" w:rsidRDefault="00FE1884" w:rsidP="00EF6A4C">
            <w:pPr>
              <w:pStyle w:val="11"/>
              <w:ind w:firstLineChars="0" w:firstLine="0"/>
              <w:jc w:val="center"/>
              <w:rPr>
                <w:rFonts w:hint="eastAsia"/>
                <w:sz w:val="18"/>
                <w:szCs w:val="18"/>
              </w:rPr>
            </w:pPr>
            <w:r>
              <w:rPr>
                <w:rFonts w:hint="eastAsia"/>
                <w:sz w:val="18"/>
                <w:szCs w:val="18"/>
              </w:rPr>
              <w:t>8</w:t>
            </w:r>
          </w:p>
        </w:tc>
        <w:tc>
          <w:tcPr>
            <w:tcW w:w="1085" w:type="pct"/>
          </w:tcPr>
          <w:p w:rsidR="000251DF" w:rsidRDefault="00FE1884" w:rsidP="00EF6A4C">
            <w:pPr>
              <w:pStyle w:val="11"/>
              <w:ind w:firstLineChars="0" w:firstLine="0"/>
              <w:jc w:val="center"/>
              <w:rPr>
                <w:rFonts w:hint="eastAsia"/>
                <w:sz w:val="18"/>
                <w:szCs w:val="18"/>
              </w:rPr>
            </w:pPr>
            <w:r>
              <w:rPr>
                <w:rFonts w:hint="eastAsia"/>
                <w:sz w:val="18"/>
                <w:szCs w:val="18"/>
              </w:rPr>
              <w:t>846</w:t>
            </w:r>
          </w:p>
        </w:tc>
      </w:tr>
      <w:tr w:rsidR="000251DF" w:rsidTr="000251DF">
        <w:trPr>
          <w:jc w:val="center"/>
        </w:trPr>
        <w:tc>
          <w:tcPr>
            <w:tcW w:w="1214" w:type="pct"/>
          </w:tcPr>
          <w:p w:rsidR="000251DF" w:rsidRDefault="000251DF" w:rsidP="00EF6A4C">
            <w:pPr>
              <w:pStyle w:val="11"/>
              <w:ind w:firstLineChars="0" w:firstLine="0"/>
              <w:jc w:val="center"/>
              <w:rPr>
                <w:rFonts w:hint="eastAsia"/>
                <w:sz w:val="18"/>
                <w:szCs w:val="18"/>
              </w:rPr>
            </w:pPr>
            <w:r>
              <w:rPr>
                <w:rFonts w:hint="eastAsia"/>
                <w:sz w:val="18"/>
                <w:szCs w:val="18"/>
              </w:rPr>
              <w:t>OPTC day25</w:t>
            </w:r>
          </w:p>
        </w:tc>
        <w:tc>
          <w:tcPr>
            <w:tcW w:w="1352" w:type="pct"/>
          </w:tcPr>
          <w:p w:rsidR="000251DF" w:rsidRDefault="00D956FB" w:rsidP="00EF6A4C">
            <w:pPr>
              <w:pStyle w:val="11"/>
              <w:ind w:firstLineChars="0" w:firstLine="0"/>
              <w:jc w:val="center"/>
              <w:rPr>
                <w:rFonts w:hint="eastAsia"/>
                <w:sz w:val="18"/>
                <w:szCs w:val="18"/>
              </w:rPr>
            </w:pPr>
            <w:r>
              <w:rPr>
                <w:rFonts w:hint="eastAsia"/>
                <w:sz w:val="18"/>
                <w:szCs w:val="18"/>
              </w:rPr>
              <w:t>472</w:t>
            </w:r>
          </w:p>
        </w:tc>
        <w:tc>
          <w:tcPr>
            <w:tcW w:w="1350" w:type="pct"/>
          </w:tcPr>
          <w:p w:rsidR="000251DF" w:rsidRDefault="00D956FB" w:rsidP="00EF6A4C">
            <w:pPr>
              <w:pStyle w:val="11"/>
              <w:ind w:firstLineChars="0" w:firstLine="0"/>
              <w:jc w:val="center"/>
              <w:rPr>
                <w:rFonts w:hint="eastAsia"/>
                <w:sz w:val="18"/>
                <w:szCs w:val="18"/>
              </w:rPr>
            </w:pPr>
            <w:r>
              <w:rPr>
                <w:rFonts w:hint="eastAsia"/>
                <w:sz w:val="18"/>
                <w:szCs w:val="18"/>
              </w:rPr>
              <w:t>2</w:t>
            </w:r>
          </w:p>
        </w:tc>
        <w:tc>
          <w:tcPr>
            <w:tcW w:w="1085" w:type="pct"/>
          </w:tcPr>
          <w:p w:rsidR="000251DF" w:rsidRDefault="00D956FB" w:rsidP="00CC2FFB">
            <w:pPr>
              <w:pStyle w:val="11"/>
              <w:keepNext/>
              <w:ind w:firstLineChars="0" w:firstLine="0"/>
              <w:jc w:val="center"/>
              <w:rPr>
                <w:rFonts w:hint="eastAsia"/>
                <w:sz w:val="18"/>
                <w:szCs w:val="18"/>
              </w:rPr>
            </w:pPr>
            <w:r>
              <w:rPr>
                <w:rFonts w:hint="eastAsia"/>
                <w:sz w:val="18"/>
                <w:szCs w:val="18"/>
              </w:rPr>
              <w:t>474</w:t>
            </w:r>
          </w:p>
        </w:tc>
      </w:tr>
    </w:tbl>
    <w:p w:rsidR="0079474E" w:rsidRPr="007E5421" w:rsidRDefault="00CC2FFB" w:rsidP="007E5421">
      <w:pPr>
        <w:pStyle w:val="a3"/>
        <w:jc w:val="center"/>
        <w:rPr>
          <w:rFonts w:hint="eastAsia"/>
          <w:kern w:val="2"/>
          <w:sz w:val="21"/>
          <w:szCs w:val="21"/>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5</w:t>
      </w:r>
      <w:r>
        <w:fldChar w:fldCharType="end"/>
      </w:r>
      <w:r>
        <w:rPr>
          <w:rFonts w:hint="eastAsia"/>
        </w:rPr>
        <w:t xml:space="preserve"> OPTC</w:t>
      </w:r>
      <w:r>
        <w:rPr>
          <w:rFonts w:hint="eastAsia"/>
        </w:rPr>
        <w:t>数据集告警节点数</w:t>
      </w:r>
    </w:p>
    <w:p w:rsidR="00CC2FFB" w:rsidRDefault="00CC2FFB">
      <w:pPr>
        <w:pStyle w:val="11"/>
        <w:ind w:firstLineChars="0" w:firstLine="420"/>
        <w:rPr>
          <w:b/>
          <w:bCs/>
          <w:kern w:val="2"/>
          <w:sz w:val="21"/>
          <w:szCs w:val="21"/>
        </w:rPr>
      </w:pPr>
    </w:p>
    <w:p w:rsidR="0079474E" w:rsidRDefault="00000000">
      <w:pPr>
        <w:pStyle w:val="11"/>
        <w:ind w:firstLineChars="0" w:firstLine="420"/>
        <w:rPr>
          <w:kern w:val="2"/>
          <w:sz w:val="21"/>
          <w:szCs w:val="21"/>
        </w:rPr>
      </w:pPr>
      <w:r>
        <w:rPr>
          <w:rFonts w:hint="eastAsia"/>
          <w:b/>
          <w:bCs/>
          <w:kern w:val="2"/>
          <w:sz w:val="21"/>
          <w:szCs w:val="21"/>
        </w:rPr>
        <w:t>时间开销</w:t>
      </w:r>
      <w:r>
        <w:rPr>
          <w:kern w:val="2"/>
          <w:sz w:val="21"/>
          <w:szCs w:val="21"/>
        </w:rPr>
        <w:tab/>
      </w:r>
      <w:r>
        <w:rPr>
          <w:rFonts w:hint="eastAsia"/>
          <w:kern w:val="2"/>
          <w:sz w:val="21"/>
          <w:szCs w:val="21"/>
        </w:rPr>
        <w:t>。</w:t>
      </w:r>
      <w:r>
        <w:rPr>
          <w:rFonts w:hint="eastAsia"/>
          <w:kern w:val="2"/>
          <w:sz w:val="21"/>
          <w:szCs w:val="21"/>
        </w:rPr>
        <w:t>2.3.2</w:t>
      </w:r>
      <w:r>
        <w:rPr>
          <w:rFonts w:hint="eastAsia"/>
          <w:kern w:val="2"/>
          <w:sz w:val="21"/>
          <w:szCs w:val="21"/>
        </w:rPr>
        <w:t>节提到在网络日志异常检测模块中我们</w:t>
      </w:r>
      <w:proofErr w:type="gramStart"/>
      <w:r>
        <w:rPr>
          <w:rFonts w:hint="eastAsia"/>
          <w:kern w:val="2"/>
          <w:sz w:val="21"/>
          <w:szCs w:val="21"/>
        </w:rPr>
        <w:t>预训练</w:t>
      </w:r>
      <w:proofErr w:type="gramEnd"/>
      <w:r>
        <w:rPr>
          <w:rFonts w:hint="eastAsia"/>
          <w:kern w:val="2"/>
          <w:sz w:val="21"/>
          <w:szCs w:val="21"/>
        </w:rPr>
        <w:t>了</w:t>
      </w:r>
      <w:proofErr w:type="spellStart"/>
      <w:r>
        <w:rPr>
          <w:rFonts w:hint="eastAsia"/>
          <w:kern w:val="2"/>
          <w:sz w:val="21"/>
          <w:szCs w:val="21"/>
        </w:rPr>
        <w:t>FastText</w:t>
      </w:r>
      <w:proofErr w:type="spellEnd"/>
      <w:r>
        <w:rPr>
          <w:rFonts w:hint="eastAsia"/>
          <w:kern w:val="2"/>
          <w:sz w:val="21"/>
          <w:szCs w:val="21"/>
        </w:rPr>
        <w:t>模型来进行原始日志的语义解析，将其处理为</w:t>
      </w:r>
      <w:r>
        <w:rPr>
          <w:rFonts w:hint="eastAsia"/>
          <w:kern w:val="2"/>
          <w:sz w:val="21"/>
          <w:szCs w:val="21"/>
        </w:rPr>
        <w:t>64</w:t>
      </w:r>
      <w:r>
        <w:rPr>
          <w:rFonts w:hint="eastAsia"/>
          <w:kern w:val="2"/>
          <w:sz w:val="21"/>
          <w:szCs w:val="21"/>
        </w:rPr>
        <w:t>维嵌入向量。然而，</w:t>
      </w:r>
      <w:proofErr w:type="spellStart"/>
      <w:r>
        <w:rPr>
          <w:rFonts w:hint="eastAsia"/>
          <w:kern w:val="2"/>
          <w:sz w:val="21"/>
          <w:szCs w:val="21"/>
        </w:rPr>
        <w:t>FastText</w:t>
      </w:r>
      <w:proofErr w:type="spellEnd"/>
      <w:r>
        <w:rPr>
          <w:rFonts w:hint="eastAsia"/>
          <w:kern w:val="2"/>
          <w:sz w:val="21"/>
          <w:szCs w:val="21"/>
        </w:rPr>
        <w:t>作为使用</w:t>
      </w:r>
      <w:r>
        <w:rPr>
          <w:rFonts w:hint="eastAsia"/>
          <w:kern w:val="2"/>
          <w:sz w:val="21"/>
          <w:szCs w:val="21"/>
        </w:rPr>
        <w:t>CPU</w:t>
      </w:r>
      <w:r>
        <w:rPr>
          <w:rFonts w:hint="eastAsia"/>
          <w:kern w:val="2"/>
          <w:sz w:val="21"/>
          <w:szCs w:val="21"/>
        </w:rPr>
        <w:t>进行训练的轻量级模型，尽管相比于同类模型在耗时上已经表现得十分优异，但是在面对海量的网络流量日志数据时，依然有些不尽人意。当使用</w:t>
      </w:r>
      <w:r>
        <w:rPr>
          <w:rFonts w:hint="eastAsia"/>
          <w:kern w:val="2"/>
          <w:sz w:val="21"/>
          <w:szCs w:val="21"/>
        </w:rPr>
        <w:t>OPTC day23</w:t>
      </w:r>
      <w:r>
        <w:rPr>
          <w:rFonts w:hint="eastAsia"/>
          <w:kern w:val="2"/>
          <w:sz w:val="21"/>
          <w:szCs w:val="21"/>
        </w:rPr>
        <w:t>的</w:t>
      </w:r>
      <w:r>
        <w:rPr>
          <w:rFonts w:hint="eastAsia"/>
          <w:kern w:val="2"/>
          <w:sz w:val="21"/>
          <w:szCs w:val="21"/>
        </w:rPr>
        <w:t>0:00-12:00</w:t>
      </w:r>
      <w:r>
        <w:rPr>
          <w:rFonts w:hint="eastAsia"/>
          <w:kern w:val="2"/>
          <w:sz w:val="21"/>
          <w:szCs w:val="21"/>
        </w:rPr>
        <w:t>的流量日志进行训练时，</w:t>
      </w:r>
      <w:proofErr w:type="spellStart"/>
      <w:r>
        <w:rPr>
          <w:rFonts w:hint="eastAsia"/>
          <w:kern w:val="2"/>
          <w:sz w:val="21"/>
          <w:szCs w:val="21"/>
        </w:rPr>
        <w:t>FastText</w:t>
      </w:r>
      <w:proofErr w:type="spellEnd"/>
      <w:r>
        <w:rPr>
          <w:rFonts w:hint="eastAsia"/>
          <w:kern w:val="2"/>
          <w:sz w:val="21"/>
          <w:szCs w:val="21"/>
        </w:rPr>
        <w:t>训练步骤的平均耗费时长大概在</w:t>
      </w:r>
      <w:r>
        <w:rPr>
          <w:rFonts w:hint="eastAsia"/>
          <w:kern w:val="2"/>
          <w:sz w:val="21"/>
          <w:szCs w:val="21"/>
        </w:rPr>
        <w:t>14</w:t>
      </w:r>
      <w:r>
        <w:rPr>
          <w:rFonts w:hint="eastAsia"/>
          <w:kern w:val="2"/>
          <w:sz w:val="21"/>
          <w:szCs w:val="21"/>
        </w:rPr>
        <w:t>分钟左右，以这样的时间开销来估计，在实践中其作为离线部分的组成，可能要求更低的模型更新频率或者不同训练集的训练的并行进行。</w:t>
      </w:r>
      <w:proofErr w:type="spellStart"/>
      <w:r>
        <w:rPr>
          <w:rFonts w:hint="eastAsia"/>
          <w:kern w:val="2"/>
          <w:sz w:val="21"/>
          <w:szCs w:val="21"/>
        </w:rPr>
        <w:t>FastText</w:t>
      </w:r>
      <w:proofErr w:type="spellEnd"/>
      <w:r>
        <w:rPr>
          <w:rFonts w:hint="eastAsia"/>
          <w:kern w:val="2"/>
          <w:sz w:val="21"/>
          <w:szCs w:val="21"/>
        </w:rPr>
        <w:t>团队在其原始论文中提到：“我们可以在标准多核</w:t>
      </w:r>
      <w:r>
        <w:rPr>
          <w:rFonts w:hint="eastAsia"/>
          <w:kern w:val="2"/>
          <w:sz w:val="21"/>
          <w:szCs w:val="21"/>
        </w:rPr>
        <w:t>CPU</w:t>
      </w:r>
      <w:r>
        <w:rPr>
          <w:rFonts w:hint="eastAsia"/>
          <w:kern w:val="2"/>
          <w:sz w:val="21"/>
          <w:szCs w:val="21"/>
        </w:rPr>
        <w:t>上用不到十分钟的时间训练超过十亿个单词的</w:t>
      </w:r>
      <w:proofErr w:type="spellStart"/>
      <w:r>
        <w:rPr>
          <w:rFonts w:hint="eastAsia"/>
          <w:kern w:val="2"/>
          <w:sz w:val="21"/>
          <w:szCs w:val="21"/>
        </w:rPr>
        <w:t>FastText</w:t>
      </w:r>
      <w:proofErr w:type="spellEnd"/>
      <w:r>
        <w:rPr>
          <w:rFonts w:hint="eastAsia"/>
          <w:kern w:val="2"/>
          <w:sz w:val="21"/>
          <w:szCs w:val="21"/>
        </w:rPr>
        <w:t>模型，并在不到一分钟内对</w:t>
      </w:r>
      <w:r>
        <w:rPr>
          <w:rFonts w:hint="eastAsia"/>
          <w:kern w:val="2"/>
          <w:sz w:val="21"/>
          <w:szCs w:val="21"/>
        </w:rPr>
        <w:t>312K</w:t>
      </w:r>
      <w:r>
        <w:rPr>
          <w:rFonts w:hint="eastAsia"/>
          <w:kern w:val="2"/>
          <w:sz w:val="21"/>
          <w:szCs w:val="21"/>
        </w:rPr>
        <w:t>类别中的</w:t>
      </w:r>
      <w:r>
        <w:rPr>
          <w:rFonts w:hint="eastAsia"/>
          <w:kern w:val="2"/>
          <w:sz w:val="21"/>
          <w:szCs w:val="21"/>
        </w:rPr>
        <w:t>50</w:t>
      </w:r>
      <w:r>
        <w:rPr>
          <w:rFonts w:hint="eastAsia"/>
          <w:kern w:val="2"/>
          <w:sz w:val="21"/>
          <w:szCs w:val="21"/>
        </w:rPr>
        <w:t>万个句子进行分类。”</w:t>
      </w:r>
      <w:r>
        <w:rPr>
          <w:kern w:val="2"/>
          <w:sz w:val="21"/>
          <w:szCs w:val="21"/>
        </w:rPr>
        <w:fldChar w:fldCharType="begin"/>
      </w:r>
      <w:r>
        <w:rPr>
          <w:kern w:val="2"/>
          <w:sz w:val="21"/>
          <w:szCs w:val="21"/>
        </w:rPr>
        <w:instrText xml:space="preserve"> </w:instrText>
      </w:r>
      <w:r>
        <w:rPr>
          <w:rFonts w:hint="eastAsia"/>
          <w:kern w:val="2"/>
          <w:sz w:val="21"/>
          <w:szCs w:val="21"/>
        </w:rPr>
        <w:instrText>REF _Ref205850646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w:t>
      </w:r>
      <w:r w:rsidR="0007200B">
        <w:rPr>
          <w:rFonts w:hint="eastAsia"/>
          <w:kern w:val="2"/>
          <w:sz w:val="21"/>
          <w:szCs w:val="21"/>
        </w:rPr>
        <w:t>30</w:t>
      </w:r>
      <w:r>
        <w:rPr>
          <w:kern w:val="2"/>
          <w:sz w:val="21"/>
          <w:szCs w:val="21"/>
        </w:rPr>
        <w:t>]</w:t>
      </w:r>
      <w:r>
        <w:rPr>
          <w:kern w:val="2"/>
          <w:sz w:val="21"/>
          <w:szCs w:val="21"/>
        </w:rPr>
        <w:fldChar w:fldCharType="end"/>
      </w:r>
      <w:r>
        <w:rPr>
          <w:rFonts w:hint="eastAsia"/>
          <w:kern w:val="2"/>
          <w:sz w:val="21"/>
          <w:szCs w:val="21"/>
        </w:rPr>
        <w:t>这表明</w:t>
      </w:r>
      <w:proofErr w:type="spellStart"/>
      <w:r>
        <w:rPr>
          <w:rFonts w:hint="eastAsia"/>
          <w:kern w:val="2"/>
          <w:sz w:val="21"/>
          <w:szCs w:val="21"/>
        </w:rPr>
        <w:t>FastText</w:t>
      </w:r>
      <w:proofErr w:type="spellEnd"/>
      <w:r>
        <w:rPr>
          <w:rFonts w:hint="eastAsia"/>
          <w:kern w:val="2"/>
          <w:sz w:val="21"/>
          <w:szCs w:val="21"/>
        </w:rPr>
        <w:t>或许在商用的多核</w:t>
      </w:r>
      <w:r>
        <w:rPr>
          <w:rFonts w:hint="eastAsia"/>
          <w:kern w:val="2"/>
          <w:sz w:val="21"/>
          <w:szCs w:val="21"/>
        </w:rPr>
        <w:t>CPU</w:t>
      </w:r>
      <w:r>
        <w:rPr>
          <w:rFonts w:hint="eastAsia"/>
          <w:kern w:val="2"/>
          <w:sz w:val="21"/>
          <w:szCs w:val="21"/>
        </w:rPr>
        <w:t>上能够有更好的表现，或许为后续实验优化的可行方向。类似的，</w:t>
      </w:r>
      <w:r>
        <w:rPr>
          <w:rFonts w:hint="eastAsia"/>
          <w:kern w:val="2"/>
          <w:sz w:val="21"/>
          <w:szCs w:val="21"/>
        </w:rPr>
        <w:t>VAE</w:t>
      </w:r>
      <w:r>
        <w:rPr>
          <w:rFonts w:hint="eastAsia"/>
          <w:kern w:val="2"/>
          <w:sz w:val="21"/>
          <w:szCs w:val="21"/>
        </w:rPr>
        <w:t>模型的训练也有着类似的情况，其在同样的训练集上的训练时长一度达到了</w:t>
      </w:r>
      <w:r>
        <w:rPr>
          <w:rFonts w:hint="eastAsia"/>
          <w:kern w:val="2"/>
          <w:sz w:val="21"/>
          <w:szCs w:val="21"/>
        </w:rPr>
        <w:t>70</w:t>
      </w:r>
      <w:r>
        <w:rPr>
          <w:rFonts w:hint="eastAsia"/>
          <w:kern w:val="2"/>
          <w:sz w:val="21"/>
          <w:szCs w:val="21"/>
        </w:rPr>
        <w:t>分钟，其耗时之长也值得关注。</w:t>
      </w:r>
    </w:p>
    <w:p w:rsidR="0079474E" w:rsidRDefault="00000000">
      <w:pPr>
        <w:pStyle w:val="11"/>
        <w:ind w:firstLine="420"/>
        <w:rPr>
          <w:kern w:val="2"/>
          <w:sz w:val="21"/>
          <w:szCs w:val="21"/>
        </w:rPr>
      </w:pPr>
      <w:r>
        <w:rPr>
          <w:rFonts w:hint="eastAsia"/>
          <w:kern w:val="2"/>
          <w:sz w:val="21"/>
          <w:szCs w:val="21"/>
        </w:rPr>
        <w:t>在实验流程中我们也对减少时间开销做了一些简单的尝试，比如在</w:t>
      </w:r>
      <w:r>
        <w:rPr>
          <w:rFonts w:hint="eastAsia"/>
          <w:kern w:val="2"/>
          <w:sz w:val="21"/>
          <w:szCs w:val="21"/>
        </w:rPr>
        <w:t>net-detect</w:t>
      </w:r>
      <w:r>
        <w:rPr>
          <w:rFonts w:hint="eastAsia"/>
          <w:kern w:val="2"/>
          <w:sz w:val="21"/>
          <w:szCs w:val="21"/>
        </w:rPr>
        <w:t>模块的预处理阶段抛弃相关短语小于</w:t>
      </w:r>
      <w:r>
        <w:rPr>
          <w:rFonts w:hint="eastAsia"/>
          <w:kern w:val="2"/>
          <w:sz w:val="21"/>
          <w:szCs w:val="21"/>
        </w:rPr>
        <w:t>2</w:t>
      </w:r>
      <w:r>
        <w:rPr>
          <w:rFonts w:hint="eastAsia"/>
          <w:kern w:val="2"/>
          <w:sz w:val="21"/>
          <w:szCs w:val="21"/>
        </w:rPr>
        <w:t>的网络节点，因为他们所具有的有效信息量过小，从而起到一个初步筛选有效节点的作用，进而减少后续在</w:t>
      </w:r>
      <w:r>
        <w:rPr>
          <w:rFonts w:hint="eastAsia"/>
          <w:kern w:val="2"/>
          <w:sz w:val="21"/>
          <w:szCs w:val="21"/>
        </w:rPr>
        <w:t>VAE</w:t>
      </w:r>
      <w:r>
        <w:rPr>
          <w:rFonts w:hint="eastAsia"/>
          <w:kern w:val="2"/>
          <w:sz w:val="21"/>
          <w:szCs w:val="21"/>
        </w:rPr>
        <w:t>模型中参与训练的节点的规模，可以减少一定的时间开销。</w:t>
      </w:r>
    </w:p>
    <w:p w:rsidR="0079474E" w:rsidRDefault="00000000">
      <w:pPr>
        <w:pStyle w:val="11"/>
        <w:ind w:firstLine="420"/>
        <w:rPr>
          <w:kern w:val="2"/>
          <w:sz w:val="21"/>
          <w:szCs w:val="21"/>
        </w:rPr>
      </w:pPr>
      <w:r>
        <w:rPr>
          <w:rFonts w:hint="eastAsia"/>
          <w:kern w:val="2"/>
          <w:sz w:val="21"/>
          <w:szCs w:val="21"/>
        </w:rPr>
        <w:t> </w:t>
      </w:r>
    </w:p>
    <w:p w:rsidR="0079474E" w:rsidRDefault="00000000">
      <w:pPr>
        <w:pStyle w:val="11"/>
        <w:ind w:firstLine="422"/>
        <w:rPr>
          <w:kern w:val="2"/>
          <w:sz w:val="21"/>
          <w:szCs w:val="21"/>
        </w:rPr>
      </w:pPr>
      <w:r>
        <w:rPr>
          <w:rFonts w:hint="eastAsia"/>
          <w:b/>
          <w:bCs/>
          <w:kern w:val="2"/>
          <w:sz w:val="21"/>
          <w:szCs w:val="21"/>
        </w:rPr>
        <w:t>数据集局限性</w:t>
      </w:r>
      <w:r>
        <w:rPr>
          <w:rFonts w:hint="eastAsia"/>
          <w:kern w:val="2"/>
          <w:sz w:val="21"/>
          <w:szCs w:val="21"/>
        </w:rPr>
        <w:t>。在网络安全领域，具有适量文档的优质数据集相对稀缺。实验中我们主要在</w:t>
      </w:r>
      <w:r>
        <w:rPr>
          <w:rFonts w:hint="eastAsia"/>
          <w:kern w:val="2"/>
          <w:sz w:val="21"/>
          <w:szCs w:val="21"/>
        </w:rPr>
        <w:t>OPTC</w:t>
      </w:r>
      <w:r>
        <w:rPr>
          <w:rFonts w:hint="eastAsia"/>
          <w:kern w:val="2"/>
          <w:sz w:val="21"/>
          <w:szCs w:val="21"/>
        </w:rPr>
        <w:t>单个数据集中采样处理作为我们的训练与测试数据，其对网络流量与主机</w:t>
      </w:r>
      <w:proofErr w:type="gramStart"/>
      <w:r>
        <w:rPr>
          <w:rFonts w:hint="eastAsia"/>
          <w:kern w:val="2"/>
          <w:sz w:val="21"/>
          <w:szCs w:val="21"/>
        </w:rPr>
        <w:t>级时间</w:t>
      </w:r>
      <w:proofErr w:type="gramEnd"/>
      <w:r>
        <w:rPr>
          <w:rFonts w:hint="eastAsia"/>
          <w:kern w:val="2"/>
          <w:sz w:val="21"/>
          <w:szCs w:val="21"/>
        </w:rPr>
        <w:t>的详细记录使得其的确具有一定代表性。然而有关该数据集的讨论也指出，</w:t>
      </w:r>
      <w:r>
        <w:rPr>
          <w:rFonts w:hint="eastAsia"/>
          <w:kern w:val="2"/>
          <w:sz w:val="21"/>
          <w:szCs w:val="21"/>
        </w:rPr>
        <w:t>OPTC</w:t>
      </w:r>
      <w:r>
        <w:rPr>
          <w:rFonts w:hint="eastAsia"/>
          <w:kern w:val="2"/>
          <w:sz w:val="21"/>
          <w:szCs w:val="21"/>
        </w:rPr>
        <w:t>数据集中恶意事件和良性事件在分布上存在一定不平衡特征，比如</w:t>
      </w:r>
      <w:r>
        <w:rPr>
          <w:rFonts w:hint="eastAsia"/>
          <w:kern w:val="2"/>
          <w:sz w:val="21"/>
          <w:szCs w:val="21"/>
        </w:rPr>
        <w:t>SHELL-COMMAND</w:t>
      </w:r>
      <w:r>
        <w:rPr>
          <w:rFonts w:hint="eastAsia"/>
          <w:kern w:val="2"/>
          <w:sz w:val="21"/>
          <w:szCs w:val="21"/>
        </w:rPr>
        <w:t>在恶意事件中占有相当大的百分比，而其在良性事件中的占比几乎可以忽略不计，当然这也是网络安全领域的数据</w:t>
      </w:r>
      <w:proofErr w:type="gramStart"/>
      <w:r>
        <w:rPr>
          <w:rFonts w:hint="eastAsia"/>
          <w:kern w:val="2"/>
          <w:sz w:val="21"/>
          <w:szCs w:val="21"/>
        </w:rPr>
        <w:t>集普遍</w:t>
      </w:r>
      <w:proofErr w:type="gramEnd"/>
      <w:r>
        <w:rPr>
          <w:rFonts w:hint="eastAsia"/>
          <w:kern w:val="2"/>
          <w:sz w:val="21"/>
          <w:szCs w:val="21"/>
        </w:rPr>
        <w:t>存在的一个问题。从另一个角度看，该数据集虽然包含大量网络事件，但其生成是基于网</w:t>
      </w:r>
      <w:r>
        <w:rPr>
          <w:rFonts w:hint="eastAsia"/>
          <w:kern w:val="2"/>
          <w:sz w:val="21"/>
          <w:szCs w:val="21"/>
        </w:rPr>
        <w:lastRenderedPageBreak/>
        <w:t>络攻防</w:t>
      </w:r>
      <w:proofErr w:type="gramStart"/>
      <w:r>
        <w:rPr>
          <w:rFonts w:hint="eastAsia"/>
          <w:kern w:val="2"/>
          <w:sz w:val="21"/>
          <w:szCs w:val="21"/>
        </w:rPr>
        <w:t>战风格</w:t>
      </w:r>
      <w:proofErr w:type="gramEnd"/>
      <w:r>
        <w:rPr>
          <w:rFonts w:hint="eastAsia"/>
          <w:kern w:val="2"/>
          <w:sz w:val="21"/>
          <w:szCs w:val="21"/>
        </w:rPr>
        <w:t>的试验性攻击测试，其在真实世界代表性方面仍需要进一步验证。</w:t>
      </w:r>
      <w:r>
        <w:rPr>
          <w:kern w:val="2"/>
          <w:sz w:val="21"/>
          <w:szCs w:val="21"/>
        </w:rPr>
        <w:fldChar w:fldCharType="begin"/>
      </w:r>
      <w:r>
        <w:rPr>
          <w:kern w:val="2"/>
          <w:sz w:val="21"/>
          <w:szCs w:val="21"/>
        </w:rPr>
        <w:instrText xml:space="preserve"> </w:instrText>
      </w:r>
      <w:r>
        <w:rPr>
          <w:rFonts w:hint="eastAsia"/>
          <w:kern w:val="2"/>
          <w:sz w:val="21"/>
          <w:szCs w:val="21"/>
        </w:rPr>
        <w:instrText>REF _Ref205850653 \r \h</w:instrText>
      </w:r>
      <w:r>
        <w:rPr>
          <w:kern w:val="2"/>
          <w:sz w:val="21"/>
          <w:szCs w:val="21"/>
        </w:rPr>
        <w:instrText xml:space="preserve"> </w:instrText>
      </w:r>
      <w:r>
        <w:rPr>
          <w:kern w:val="2"/>
          <w:sz w:val="21"/>
          <w:szCs w:val="21"/>
        </w:rPr>
      </w:r>
      <w:r>
        <w:rPr>
          <w:kern w:val="2"/>
          <w:sz w:val="21"/>
          <w:szCs w:val="21"/>
        </w:rPr>
        <w:fldChar w:fldCharType="separate"/>
      </w:r>
      <w:r>
        <w:rPr>
          <w:kern w:val="2"/>
          <w:sz w:val="21"/>
          <w:szCs w:val="21"/>
        </w:rPr>
        <w:t>[</w:t>
      </w:r>
      <w:r w:rsidR="0007200B">
        <w:rPr>
          <w:rFonts w:hint="eastAsia"/>
          <w:kern w:val="2"/>
          <w:sz w:val="21"/>
          <w:szCs w:val="21"/>
        </w:rPr>
        <w:t>31</w:t>
      </w:r>
      <w:r>
        <w:rPr>
          <w:kern w:val="2"/>
          <w:sz w:val="21"/>
          <w:szCs w:val="21"/>
        </w:rPr>
        <w:t>]</w:t>
      </w:r>
      <w:r>
        <w:rPr>
          <w:kern w:val="2"/>
          <w:sz w:val="21"/>
          <w:szCs w:val="21"/>
        </w:rPr>
        <w:fldChar w:fldCharType="end"/>
      </w:r>
    </w:p>
    <w:p w:rsidR="0079474E" w:rsidRDefault="00000000">
      <w:pPr>
        <w:pStyle w:val="11"/>
        <w:ind w:firstLine="420"/>
        <w:rPr>
          <w:kern w:val="2"/>
          <w:sz w:val="21"/>
          <w:szCs w:val="21"/>
        </w:rPr>
      </w:pPr>
      <w:r>
        <w:rPr>
          <w:rFonts w:hint="eastAsia"/>
          <w:kern w:val="2"/>
          <w:sz w:val="21"/>
          <w:szCs w:val="21"/>
        </w:rPr>
        <w:t> </w:t>
      </w:r>
    </w:p>
    <w:p w:rsidR="0079474E" w:rsidRDefault="00000000">
      <w:pPr>
        <w:pStyle w:val="11"/>
        <w:ind w:firstLine="422"/>
        <w:rPr>
          <w:kern w:val="2"/>
          <w:sz w:val="21"/>
          <w:szCs w:val="21"/>
        </w:rPr>
      </w:pPr>
      <w:r>
        <w:rPr>
          <w:rFonts w:hint="eastAsia"/>
          <w:b/>
          <w:bCs/>
          <w:kern w:val="2"/>
          <w:sz w:val="21"/>
          <w:szCs w:val="21"/>
        </w:rPr>
        <w:t>多点告警关联的效果</w:t>
      </w:r>
      <w:r>
        <w:rPr>
          <w:rFonts w:hint="eastAsia"/>
          <w:kern w:val="2"/>
          <w:sz w:val="21"/>
          <w:szCs w:val="21"/>
        </w:rPr>
        <w:t>。在模型评估过程中，比较</w:t>
      </w:r>
      <w:r>
        <w:rPr>
          <w:rFonts w:hint="eastAsia"/>
          <w:kern w:val="2"/>
          <w:sz w:val="21"/>
          <w:szCs w:val="21"/>
        </w:rPr>
        <w:t>host-only</w:t>
      </w:r>
      <w:r>
        <w:rPr>
          <w:rFonts w:hint="eastAsia"/>
          <w:kern w:val="2"/>
          <w:sz w:val="21"/>
          <w:szCs w:val="21"/>
        </w:rPr>
        <w:t>模式与</w:t>
      </w:r>
      <w:r>
        <w:rPr>
          <w:rFonts w:hint="eastAsia"/>
          <w:kern w:val="2"/>
          <w:sz w:val="21"/>
          <w:szCs w:val="21"/>
        </w:rPr>
        <w:t>host-net</w:t>
      </w:r>
      <w:r>
        <w:rPr>
          <w:rFonts w:hint="eastAsia"/>
          <w:kern w:val="2"/>
          <w:sz w:val="21"/>
          <w:szCs w:val="21"/>
        </w:rPr>
        <w:t>关联模式针对同一测试集的检测效果时，关注</w:t>
      </w:r>
      <w:r>
        <w:rPr>
          <w:rFonts w:hint="eastAsia"/>
          <w:kern w:val="2"/>
          <w:sz w:val="21"/>
          <w:szCs w:val="21"/>
        </w:rPr>
        <w:t>F1</w:t>
      </w:r>
      <w:r>
        <w:rPr>
          <w:rFonts w:hint="eastAsia"/>
          <w:kern w:val="2"/>
          <w:sz w:val="21"/>
          <w:szCs w:val="21"/>
        </w:rPr>
        <w:t>分数的区别时，发现在若干情况下</w:t>
      </w:r>
      <w:r>
        <w:rPr>
          <w:rFonts w:hint="eastAsia"/>
          <w:kern w:val="2"/>
          <w:sz w:val="21"/>
          <w:szCs w:val="21"/>
        </w:rPr>
        <w:t>host-net</w:t>
      </w:r>
      <w:r>
        <w:rPr>
          <w:rFonts w:hint="eastAsia"/>
          <w:kern w:val="2"/>
          <w:sz w:val="21"/>
          <w:szCs w:val="21"/>
        </w:rPr>
        <w:t>的检测效果不但相对</w:t>
      </w:r>
      <w:r>
        <w:rPr>
          <w:rFonts w:hint="eastAsia"/>
          <w:kern w:val="2"/>
          <w:sz w:val="21"/>
          <w:szCs w:val="21"/>
        </w:rPr>
        <w:t>host-only</w:t>
      </w:r>
      <w:r>
        <w:rPr>
          <w:rFonts w:hint="eastAsia"/>
          <w:kern w:val="2"/>
          <w:sz w:val="21"/>
          <w:szCs w:val="21"/>
        </w:rPr>
        <w:t>没有明显的改进，甚至有一定倒退。当然在大多数情况下</w:t>
      </w:r>
      <w:proofErr w:type="gramStart"/>
      <w:r>
        <w:rPr>
          <w:rFonts w:hint="eastAsia"/>
          <w:kern w:val="2"/>
          <w:sz w:val="21"/>
          <w:szCs w:val="21"/>
        </w:rPr>
        <w:t>前者带来</w:t>
      </w:r>
      <w:proofErr w:type="gramEnd"/>
      <w:r>
        <w:rPr>
          <w:rFonts w:hint="eastAsia"/>
          <w:kern w:val="2"/>
          <w:sz w:val="21"/>
          <w:szCs w:val="21"/>
        </w:rPr>
        <w:t>的结果都比后者优异许多，甚至一度达到了理论最优，当然这也可能是数据集的特性导致的。不过这还是引出了一个重要议题：在某些情况下当系统日志异常检测的检测效果已经足够优异时，将其与网络流量日志关联或许会导致效果反而达不到预期。比如对于内部的横向移动攻击，其通常使用标准协议及端口使得其在网络日志中具有隐蔽性，而主要在系统日志中被监测到其异常行为，这样的攻击就有可能在告警关联后被忽略。因此针对多种场景下的告警关联也许仍需要更多的研究设计。</w:t>
      </w:r>
    </w:p>
    <w:p w:rsidR="0079474E" w:rsidRDefault="00000000">
      <w:pPr>
        <w:pStyle w:val="12"/>
        <w:numPr>
          <w:ilvl w:val="0"/>
          <w:numId w:val="1"/>
        </w:numPr>
        <w:spacing w:before="240" w:after="240"/>
      </w:pPr>
      <w:r>
        <w:rPr>
          <w:rFonts w:hint="eastAsia"/>
        </w:rPr>
        <w:t>结论</w:t>
      </w:r>
    </w:p>
    <w:p w:rsidR="0079474E" w:rsidRDefault="00000000">
      <w:pPr>
        <w:pStyle w:val="11"/>
        <w:ind w:firstLine="420"/>
        <w:rPr>
          <w:kern w:val="2"/>
          <w:sz w:val="21"/>
          <w:szCs w:val="21"/>
        </w:rPr>
      </w:pPr>
      <w:r>
        <w:rPr>
          <w:rFonts w:hint="eastAsia"/>
          <w:kern w:val="2"/>
          <w:sz w:val="21"/>
          <w:szCs w:val="21"/>
        </w:rPr>
        <w:t>在本项目中，我们对多种基于不同类型日志的入侵检测系统进行了调研，同时也考察了多种相关的数据集，并进行了复现结果的尝试。在实际实验中，我们验证了我们的多点告警关联系统在</w:t>
      </w:r>
      <w:r>
        <w:rPr>
          <w:rFonts w:hint="eastAsia"/>
          <w:kern w:val="2"/>
          <w:sz w:val="21"/>
          <w:szCs w:val="21"/>
        </w:rPr>
        <w:t>OPTC</w:t>
      </w:r>
      <w:r>
        <w:rPr>
          <w:rFonts w:hint="eastAsia"/>
          <w:kern w:val="2"/>
          <w:sz w:val="21"/>
          <w:szCs w:val="21"/>
        </w:rPr>
        <w:t>数据集上的优异表现，也从中得到了关于未来多源入侵检测设计的启示与思考。</w:t>
      </w:r>
    </w:p>
    <w:p w:rsidR="0079474E" w:rsidRDefault="00000000">
      <w:pPr>
        <w:pStyle w:val="5"/>
        <w:ind w:firstLine="560"/>
      </w:pPr>
      <w:r>
        <w:rPr>
          <w:rFonts w:hint="eastAsia"/>
        </w:rPr>
        <w:t>参考文献</w:t>
      </w:r>
    </w:p>
    <w:p w:rsidR="0079474E" w:rsidRDefault="00000000">
      <w:pPr>
        <w:pStyle w:val="11"/>
        <w:numPr>
          <w:ilvl w:val="0"/>
          <w:numId w:val="2"/>
        </w:numPr>
        <w:ind w:firstLineChars="0"/>
        <w:rPr>
          <w:kern w:val="2"/>
          <w:sz w:val="21"/>
          <w:szCs w:val="21"/>
        </w:rPr>
      </w:pPr>
      <w:bookmarkStart w:id="77" w:name="_Ref206079794"/>
      <w:bookmarkStart w:id="78" w:name="_Ref205850575"/>
      <w:r>
        <w:rPr>
          <w:kern w:val="2"/>
          <w:sz w:val="21"/>
          <w:szCs w:val="21"/>
        </w:rPr>
        <w:t xml:space="preserve">A. </w:t>
      </w:r>
      <w:proofErr w:type="spellStart"/>
      <w:r>
        <w:rPr>
          <w:kern w:val="2"/>
          <w:sz w:val="21"/>
          <w:szCs w:val="21"/>
        </w:rPr>
        <w:t>Alshamrani</w:t>
      </w:r>
      <w:proofErr w:type="spellEnd"/>
      <w:r>
        <w:rPr>
          <w:kern w:val="2"/>
          <w:sz w:val="21"/>
          <w:szCs w:val="21"/>
        </w:rPr>
        <w:t xml:space="preserve">, S. Myneni, A. Chowdhary and D. Huang, "A Survey on Advanced Persistent Threats: Techniques, Solutions, Challenges, and Research Opportunities," in IEEE Communications Surveys &amp; Tutorials, vol. 21, no. 2, pp. 1851-1877, </w:t>
      </w:r>
      <w:proofErr w:type="spellStart"/>
      <w:r>
        <w:rPr>
          <w:kern w:val="2"/>
          <w:sz w:val="21"/>
          <w:szCs w:val="21"/>
        </w:rPr>
        <w:t>Secondquarter</w:t>
      </w:r>
      <w:proofErr w:type="spellEnd"/>
      <w:r>
        <w:rPr>
          <w:kern w:val="2"/>
          <w:sz w:val="21"/>
          <w:szCs w:val="21"/>
        </w:rPr>
        <w:t xml:space="preserve"> 2019, </w:t>
      </w:r>
      <w:proofErr w:type="spellStart"/>
      <w:r>
        <w:rPr>
          <w:kern w:val="2"/>
          <w:sz w:val="21"/>
          <w:szCs w:val="21"/>
        </w:rPr>
        <w:t>doi</w:t>
      </w:r>
      <w:proofErr w:type="spellEnd"/>
      <w:r>
        <w:rPr>
          <w:kern w:val="2"/>
          <w:sz w:val="21"/>
          <w:szCs w:val="21"/>
        </w:rPr>
        <w:t>: 10.1109/COMST.2019.2891891.</w:t>
      </w:r>
      <w:bookmarkEnd w:id="77"/>
    </w:p>
    <w:p w:rsidR="0079474E" w:rsidRDefault="00000000">
      <w:pPr>
        <w:pStyle w:val="11"/>
        <w:numPr>
          <w:ilvl w:val="0"/>
          <w:numId w:val="2"/>
        </w:numPr>
        <w:ind w:firstLineChars="0"/>
        <w:rPr>
          <w:kern w:val="2"/>
          <w:sz w:val="21"/>
          <w:szCs w:val="21"/>
        </w:rPr>
      </w:pPr>
      <w:bookmarkStart w:id="79" w:name="_Ref205850633"/>
      <w:bookmarkStart w:id="80" w:name="_Ref206081484"/>
      <w:r>
        <w:rPr>
          <w:rFonts w:hint="eastAsia"/>
          <w:kern w:val="2"/>
          <w:sz w:val="21"/>
          <w:szCs w:val="21"/>
        </w:rPr>
        <w:t xml:space="preserve">S. Li, F. Dong, X. Xiao, H. Wang, F. Shao, J. </w:t>
      </w:r>
      <w:proofErr w:type="spellStart"/>
      <w:proofErr w:type="gramStart"/>
      <w:r>
        <w:rPr>
          <w:rFonts w:hint="eastAsia"/>
          <w:kern w:val="2"/>
          <w:sz w:val="21"/>
          <w:szCs w:val="21"/>
        </w:rPr>
        <w:t>Chen,Y</w:t>
      </w:r>
      <w:proofErr w:type="spellEnd"/>
      <w:r>
        <w:rPr>
          <w:rFonts w:hint="eastAsia"/>
          <w:kern w:val="2"/>
          <w:sz w:val="21"/>
          <w:szCs w:val="21"/>
        </w:rPr>
        <w:t>.</w:t>
      </w:r>
      <w:proofErr w:type="gramEnd"/>
      <w:r>
        <w:rPr>
          <w:rFonts w:hint="eastAsia"/>
          <w:kern w:val="2"/>
          <w:sz w:val="21"/>
          <w:szCs w:val="21"/>
        </w:rPr>
        <w:t xml:space="preserve"> Guo, X. Chen, and D. Li. </w:t>
      </w:r>
      <w:r>
        <w:rPr>
          <w:kern w:val="2"/>
          <w:sz w:val="21"/>
          <w:szCs w:val="21"/>
        </w:rPr>
        <w:t>"</w:t>
      </w:r>
      <w:proofErr w:type="spellStart"/>
      <w:r>
        <w:rPr>
          <w:rFonts w:hint="eastAsia"/>
          <w:kern w:val="2"/>
          <w:sz w:val="21"/>
          <w:szCs w:val="21"/>
        </w:rPr>
        <w:t>Nodlink</w:t>
      </w:r>
      <w:proofErr w:type="spellEnd"/>
      <w:r>
        <w:rPr>
          <w:rFonts w:hint="eastAsia"/>
          <w:kern w:val="2"/>
          <w:sz w:val="21"/>
          <w:szCs w:val="21"/>
        </w:rPr>
        <w:t>: An online system for fine-grained apt attack detection and investigation,</w:t>
      </w:r>
      <w:r>
        <w:rPr>
          <w:kern w:val="2"/>
          <w:sz w:val="21"/>
          <w:szCs w:val="21"/>
        </w:rPr>
        <w:t>"</w:t>
      </w:r>
      <w:r>
        <w:rPr>
          <w:rFonts w:hint="eastAsia"/>
          <w:kern w:val="2"/>
          <w:sz w:val="21"/>
          <w:szCs w:val="21"/>
        </w:rPr>
        <w:t xml:space="preserve"> </w:t>
      </w:r>
      <w:proofErr w:type="spellStart"/>
      <w:r>
        <w:rPr>
          <w:rFonts w:hint="eastAsia"/>
          <w:kern w:val="2"/>
          <w:sz w:val="21"/>
          <w:szCs w:val="21"/>
        </w:rPr>
        <w:t>arXiv</w:t>
      </w:r>
      <w:proofErr w:type="spellEnd"/>
      <w:r>
        <w:rPr>
          <w:rFonts w:hint="eastAsia"/>
          <w:kern w:val="2"/>
          <w:sz w:val="21"/>
          <w:szCs w:val="21"/>
        </w:rPr>
        <w:t xml:space="preserve"> preprint arXiv:2311.02331, 2023</w:t>
      </w:r>
      <w:bookmarkEnd w:id="79"/>
      <w:r>
        <w:rPr>
          <w:rFonts w:hint="eastAsia"/>
          <w:kern w:val="2"/>
          <w:sz w:val="21"/>
          <w:szCs w:val="21"/>
        </w:rPr>
        <w:t>.</w:t>
      </w:r>
      <w:bookmarkEnd w:id="80"/>
    </w:p>
    <w:p w:rsidR="0079474E" w:rsidRDefault="00000000">
      <w:pPr>
        <w:pStyle w:val="11"/>
        <w:numPr>
          <w:ilvl w:val="0"/>
          <w:numId w:val="2"/>
        </w:numPr>
        <w:ind w:firstLineChars="0"/>
        <w:rPr>
          <w:kern w:val="2"/>
          <w:sz w:val="21"/>
          <w:szCs w:val="21"/>
        </w:rPr>
      </w:pPr>
      <w:r>
        <w:rPr>
          <w:kern w:val="2"/>
          <w:sz w:val="21"/>
          <w:szCs w:val="21"/>
          <w:lang w:val="de-DE"/>
        </w:rPr>
        <w:t xml:space="preserve">Fang, P., Gao, P., Liu, C., Ayday, E., Jee, K., Wang, T., ... </w:t>
      </w:r>
      <w:r>
        <w:rPr>
          <w:kern w:val="2"/>
          <w:sz w:val="21"/>
          <w:szCs w:val="21"/>
        </w:rPr>
        <w:t>&amp; Xiao, X. (2022). {Back-Propagating} system dependency impact for attack investigation. In </w:t>
      </w:r>
      <w:r>
        <w:rPr>
          <w:i/>
          <w:iCs/>
          <w:kern w:val="2"/>
          <w:sz w:val="21"/>
          <w:szCs w:val="21"/>
        </w:rPr>
        <w:t>31st USENIX security symposium (USENIX Security 22)</w:t>
      </w:r>
      <w:r>
        <w:rPr>
          <w:kern w:val="2"/>
          <w:sz w:val="21"/>
          <w:szCs w:val="21"/>
        </w:rPr>
        <w:t> (pp. 2461-2478).</w:t>
      </w:r>
    </w:p>
    <w:p w:rsidR="0079474E" w:rsidRDefault="00000000">
      <w:pPr>
        <w:pStyle w:val="11"/>
        <w:numPr>
          <w:ilvl w:val="0"/>
          <w:numId w:val="2"/>
        </w:numPr>
        <w:ind w:firstLineChars="0"/>
        <w:rPr>
          <w:kern w:val="2"/>
          <w:sz w:val="21"/>
          <w:szCs w:val="21"/>
        </w:rPr>
      </w:pPr>
      <w:bookmarkStart w:id="81" w:name="_Ref206083564"/>
      <w:r>
        <w:rPr>
          <w:kern w:val="2"/>
          <w:sz w:val="21"/>
          <w:szCs w:val="21"/>
        </w:rPr>
        <w:t xml:space="preserve">M. Ur Rehman, H. Ahmadi and W. Ul Hassan, "Flash: A Comprehensive Approach to Intrusion Detection via Provenance Graph Representation Learning," 2024 IEEE Symposium on Security and Privacy (SP), San Francisco, CA, USA, 2024, pp. 3552-3570, </w:t>
      </w:r>
      <w:proofErr w:type="spellStart"/>
      <w:r>
        <w:rPr>
          <w:kern w:val="2"/>
          <w:sz w:val="21"/>
          <w:szCs w:val="21"/>
        </w:rPr>
        <w:t>doi</w:t>
      </w:r>
      <w:proofErr w:type="spellEnd"/>
      <w:r>
        <w:rPr>
          <w:kern w:val="2"/>
          <w:sz w:val="21"/>
          <w:szCs w:val="21"/>
        </w:rPr>
        <w:t>: 10.1109/SP54263.2024.00139</w:t>
      </w:r>
      <w:r>
        <w:rPr>
          <w:rFonts w:hint="eastAsia"/>
          <w:kern w:val="2"/>
          <w:sz w:val="21"/>
          <w:szCs w:val="21"/>
        </w:rPr>
        <w:t>.</w:t>
      </w:r>
      <w:bookmarkEnd w:id="81"/>
    </w:p>
    <w:p w:rsidR="0079474E" w:rsidRDefault="00000000">
      <w:pPr>
        <w:pStyle w:val="11"/>
        <w:numPr>
          <w:ilvl w:val="0"/>
          <w:numId w:val="2"/>
        </w:numPr>
        <w:ind w:firstLineChars="0"/>
        <w:rPr>
          <w:kern w:val="2"/>
          <w:sz w:val="21"/>
          <w:szCs w:val="21"/>
        </w:rPr>
      </w:pPr>
      <w:bookmarkStart w:id="82" w:name="_Ref206083294"/>
      <w:r>
        <w:rPr>
          <w:kern w:val="2"/>
          <w:sz w:val="21"/>
          <w:szCs w:val="21"/>
          <w:lang w:val="de-DE"/>
        </w:rPr>
        <w:t xml:space="preserve">Jia, Z., Xiong, Y., Nan, Y., Zhang, Y., Zhao, J., &amp; Wen, M. (2024). </w:t>
      </w:r>
      <w:r>
        <w:rPr>
          <w:kern w:val="2"/>
          <w:sz w:val="21"/>
          <w:szCs w:val="21"/>
        </w:rPr>
        <w:t>{MAGIC}: Detecting advanced persistent threats via masked graph representation learning. In 33rd USENIX Security Symposium (USENIX Security 24) (pp. 5197-5214).</w:t>
      </w:r>
      <w:bookmarkEnd w:id="82"/>
    </w:p>
    <w:p w:rsidR="0079474E" w:rsidRDefault="00000000">
      <w:pPr>
        <w:pStyle w:val="11"/>
        <w:numPr>
          <w:ilvl w:val="0"/>
          <w:numId w:val="2"/>
        </w:numPr>
        <w:ind w:firstLineChars="0"/>
        <w:rPr>
          <w:kern w:val="2"/>
          <w:sz w:val="21"/>
          <w:szCs w:val="21"/>
        </w:rPr>
      </w:pPr>
      <w:r>
        <w:rPr>
          <w:kern w:val="2"/>
          <w:sz w:val="21"/>
          <w:szCs w:val="21"/>
        </w:rPr>
        <w:t>Jiang, B., Bilot, T., El Madhoun, N., Al Agha, K., Zouaoui, A., Iqbal, S., ... &amp; Pasquier, T. (2025). ORTHRUS: Achieving High Quality of Attribution in Provenance-based Intrusion Detection Systems. In </w:t>
      </w:r>
      <w:r>
        <w:rPr>
          <w:i/>
          <w:iCs/>
          <w:kern w:val="2"/>
          <w:sz w:val="21"/>
          <w:szCs w:val="21"/>
        </w:rPr>
        <w:t>Security Symposium (USENIX Sec’25). USENIX</w:t>
      </w:r>
      <w:r>
        <w:rPr>
          <w:kern w:val="2"/>
          <w:sz w:val="21"/>
          <w:szCs w:val="21"/>
        </w:rPr>
        <w:t>.</w:t>
      </w:r>
    </w:p>
    <w:p w:rsidR="0079474E" w:rsidRDefault="00000000">
      <w:pPr>
        <w:pStyle w:val="11"/>
        <w:numPr>
          <w:ilvl w:val="0"/>
          <w:numId w:val="2"/>
        </w:numPr>
        <w:ind w:firstLineChars="0"/>
        <w:rPr>
          <w:kern w:val="2"/>
          <w:sz w:val="21"/>
          <w:szCs w:val="21"/>
        </w:rPr>
      </w:pPr>
      <w:r>
        <w:rPr>
          <w:kern w:val="2"/>
          <w:sz w:val="21"/>
          <w:szCs w:val="21"/>
        </w:rPr>
        <w:t>Bilot123, T., Jiang, B., Li, Z., El Madhoun, N., Al Agha, K., Zouaoui, A., &amp; Pasquier, T. (2025). Sometimes Simpler is Better: A Comprehensive Analysis of State-of-the-Art Provenance-Based Intrusion Detection Systems. </w:t>
      </w:r>
      <w:r>
        <w:rPr>
          <w:i/>
          <w:iCs/>
          <w:kern w:val="2"/>
          <w:sz w:val="21"/>
          <w:szCs w:val="21"/>
        </w:rPr>
        <w:t>representations</w:t>
      </w:r>
      <w:r>
        <w:rPr>
          <w:kern w:val="2"/>
          <w:sz w:val="21"/>
          <w:szCs w:val="21"/>
        </w:rPr>
        <w:t>, </w:t>
      </w:r>
      <w:r>
        <w:rPr>
          <w:i/>
          <w:iCs/>
          <w:kern w:val="2"/>
          <w:sz w:val="21"/>
          <w:szCs w:val="21"/>
        </w:rPr>
        <w:t>99</w:t>
      </w:r>
      <w:r>
        <w:rPr>
          <w:kern w:val="2"/>
          <w:sz w:val="21"/>
          <w:szCs w:val="21"/>
        </w:rPr>
        <w:t>, 100.</w:t>
      </w:r>
    </w:p>
    <w:p w:rsidR="0079474E" w:rsidRDefault="00000000">
      <w:pPr>
        <w:pStyle w:val="11"/>
        <w:numPr>
          <w:ilvl w:val="0"/>
          <w:numId w:val="2"/>
        </w:numPr>
        <w:ind w:firstLineChars="0"/>
        <w:rPr>
          <w:kern w:val="2"/>
          <w:sz w:val="21"/>
          <w:szCs w:val="21"/>
        </w:rPr>
      </w:pPr>
      <w:bookmarkStart w:id="83" w:name="_Ref206081565"/>
      <w:r>
        <w:rPr>
          <w:kern w:val="2"/>
          <w:sz w:val="21"/>
          <w:szCs w:val="21"/>
        </w:rPr>
        <w:t>Paudel, R., &amp; Huang, H. H. (2022, April). Pikachu: Temporal walk based dynamic graph embedding for network anomaly detection. In </w:t>
      </w:r>
      <w:r>
        <w:rPr>
          <w:i/>
          <w:iCs/>
          <w:kern w:val="2"/>
          <w:sz w:val="21"/>
          <w:szCs w:val="21"/>
        </w:rPr>
        <w:t>NOMS 2022-2022 IEEE/IFIP network operations and management symposium</w:t>
      </w:r>
      <w:r>
        <w:rPr>
          <w:kern w:val="2"/>
          <w:sz w:val="21"/>
          <w:szCs w:val="21"/>
        </w:rPr>
        <w:t>.</w:t>
      </w:r>
      <w:bookmarkEnd w:id="83"/>
    </w:p>
    <w:p w:rsidR="0079474E" w:rsidRDefault="00000000">
      <w:pPr>
        <w:pStyle w:val="11"/>
        <w:numPr>
          <w:ilvl w:val="0"/>
          <w:numId w:val="2"/>
        </w:numPr>
        <w:ind w:firstLineChars="0"/>
        <w:rPr>
          <w:kern w:val="2"/>
          <w:sz w:val="21"/>
          <w:szCs w:val="21"/>
        </w:rPr>
      </w:pPr>
      <w:r>
        <w:rPr>
          <w:kern w:val="2"/>
          <w:sz w:val="21"/>
          <w:szCs w:val="21"/>
        </w:rPr>
        <w:t>King, I. J., &amp; Huang, H. H. (2023). Euler: Detecting network lateral movement via scalable temporal link prediction. </w:t>
      </w:r>
      <w:r>
        <w:rPr>
          <w:i/>
          <w:iCs/>
          <w:kern w:val="2"/>
          <w:sz w:val="21"/>
          <w:szCs w:val="21"/>
        </w:rPr>
        <w:t>ACM Transactions on Privacy and Security</w:t>
      </w:r>
      <w:r>
        <w:rPr>
          <w:kern w:val="2"/>
          <w:sz w:val="21"/>
          <w:szCs w:val="21"/>
        </w:rPr>
        <w:t>, </w:t>
      </w:r>
      <w:r>
        <w:rPr>
          <w:i/>
          <w:iCs/>
          <w:kern w:val="2"/>
          <w:sz w:val="21"/>
          <w:szCs w:val="21"/>
        </w:rPr>
        <w:t>26</w:t>
      </w:r>
      <w:r>
        <w:rPr>
          <w:kern w:val="2"/>
          <w:sz w:val="21"/>
          <w:szCs w:val="21"/>
        </w:rPr>
        <w:t>(3), 1-36.</w:t>
      </w:r>
    </w:p>
    <w:p w:rsidR="0079474E" w:rsidRDefault="00000000">
      <w:pPr>
        <w:pStyle w:val="11"/>
        <w:numPr>
          <w:ilvl w:val="0"/>
          <w:numId w:val="2"/>
        </w:numPr>
        <w:ind w:firstLineChars="0"/>
        <w:rPr>
          <w:kern w:val="2"/>
          <w:sz w:val="21"/>
          <w:szCs w:val="21"/>
        </w:rPr>
      </w:pPr>
      <w:bookmarkStart w:id="84" w:name="_Ref206083697"/>
      <w:r>
        <w:rPr>
          <w:kern w:val="2"/>
          <w:sz w:val="21"/>
          <w:szCs w:val="21"/>
        </w:rPr>
        <w:t xml:space="preserve">Rieger, P., </w:t>
      </w:r>
      <w:proofErr w:type="spellStart"/>
      <w:r>
        <w:rPr>
          <w:kern w:val="2"/>
          <w:sz w:val="21"/>
          <w:szCs w:val="21"/>
        </w:rPr>
        <w:t>Chilese</w:t>
      </w:r>
      <w:proofErr w:type="spellEnd"/>
      <w:r>
        <w:rPr>
          <w:kern w:val="2"/>
          <w:sz w:val="21"/>
          <w:szCs w:val="21"/>
        </w:rPr>
        <w:t>, M., Mohamed, R., Miettinen, M., Fereidooni, H., &amp; Sadeghi, A. R. (2023). {ARGUS</w:t>
      </w:r>
      <w:proofErr w:type="gramStart"/>
      <w:r>
        <w:rPr>
          <w:kern w:val="2"/>
          <w:sz w:val="21"/>
          <w:szCs w:val="21"/>
        </w:rPr>
        <w:t>}:{</w:t>
      </w:r>
      <w:proofErr w:type="gramEnd"/>
      <w:r>
        <w:rPr>
          <w:kern w:val="2"/>
          <w:sz w:val="21"/>
          <w:szCs w:val="21"/>
        </w:rPr>
        <w:t>Context-Based} detection of stealthy {IoT} infiltration attacks. In </w:t>
      </w:r>
      <w:r>
        <w:rPr>
          <w:i/>
          <w:iCs/>
          <w:kern w:val="2"/>
          <w:sz w:val="21"/>
          <w:szCs w:val="21"/>
        </w:rPr>
        <w:t>32nd USENIX Security Symposium (USENIX Security 23)</w:t>
      </w:r>
      <w:r>
        <w:rPr>
          <w:kern w:val="2"/>
          <w:sz w:val="21"/>
          <w:szCs w:val="21"/>
        </w:rPr>
        <w:t> (pp. 4301-4318).</w:t>
      </w:r>
      <w:bookmarkEnd w:id="84"/>
    </w:p>
    <w:p w:rsidR="0079474E" w:rsidRDefault="00000000">
      <w:pPr>
        <w:pStyle w:val="11"/>
        <w:numPr>
          <w:ilvl w:val="0"/>
          <w:numId w:val="2"/>
        </w:numPr>
        <w:ind w:firstLineChars="0"/>
        <w:rPr>
          <w:kern w:val="2"/>
          <w:sz w:val="21"/>
          <w:szCs w:val="21"/>
        </w:rPr>
      </w:pPr>
      <w:bookmarkStart w:id="85" w:name="_Ref206082769"/>
      <w:proofErr w:type="spellStart"/>
      <w:r>
        <w:rPr>
          <w:kern w:val="2"/>
          <w:sz w:val="21"/>
          <w:szCs w:val="21"/>
        </w:rPr>
        <w:t>Belhajjame</w:t>
      </w:r>
      <w:proofErr w:type="spellEnd"/>
      <w:r>
        <w:rPr>
          <w:kern w:val="2"/>
          <w:sz w:val="21"/>
          <w:szCs w:val="21"/>
        </w:rPr>
        <w:t xml:space="preserve">, K., </w:t>
      </w:r>
      <w:proofErr w:type="spellStart"/>
      <w:r>
        <w:rPr>
          <w:kern w:val="2"/>
          <w:sz w:val="21"/>
          <w:szCs w:val="21"/>
        </w:rPr>
        <w:t>B’Far</w:t>
      </w:r>
      <w:proofErr w:type="spellEnd"/>
      <w:r>
        <w:rPr>
          <w:kern w:val="2"/>
          <w:sz w:val="21"/>
          <w:szCs w:val="21"/>
        </w:rPr>
        <w:t xml:space="preserve">, R., Cheney, J., Coppens, S., Cresswell, S., Gil, Y., ... &amp; </w:t>
      </w:r>
      <w:proofErr w:type="spellStart"/>
      <w:r>
        <w:rPr>
          <w:kern w:val="2"/>
          <w:sz w:val="21"/>
          <w:szCs w:val="21"/>
        </w:rPr>
        <w:t>Tilmes</w:t>
      </w:r>
      <w:proofErr w:type="spellEnd"/>
      <w:r>
        <w:rPr>
          <w:kern w:val="2"/>
          <w:sz w:val="21"/>
          <w:szCs w:val="21"/>
        </w:rPr>
        <w:t>, C. (2013). Prov-dm: The prov data model. </w:t>
      </w:r>
      <w:r>
        <w:rPr>
          <w:i/>
          <w:iCs/>
          <w:kern w:val="2"/>
          <w:sz w:val="21"/>
          <w:szCs w:val="21"/>
        </w:rPr>
        <w:t>W3C Recommendation</w:t>
      </w:r>
      <w:r>
        <w:rPr>
          <w:kern w:val="2"/>
          <w:sz w:val="21"/>
          <w:szCs w:val="21"/>
        </w:rPr>
        <w:t>, </w:t>
      </w:r>
      <w:r>
        <w:rPr>
          <w:i/>
          <w:iCs/>
          <w:kern w:val="2"/>
          <w:sz w:val="21"/>
          <w:szCs w:val="21"/>
        </w:rPr>
        <w:t>14</w:t>
      </w:r>
      <w:r>
        <w:rPr>
          <w:kern w:val="2"/>
          <w:sz w:val="21"/>
          <w:szCs w:val="21"/>
        </w:rPr>
        <w:t>, 15-16.</w:t>
      </w:r>
      <w:bookmarkEnd w:id="85"/>
    </w:p>
    <w:p w:rsidR="0079474E" w:rsidRDefault="00000000">
      <w:pPr>
        <w:pStyle w:val="11"/>
        <w:numPr>
          <w:ilvl w:val="0"/>
          <w:numId w:val="2"/>
        </w:numPr>
        <w:ind w:firstLineChars="0"/>
        <w:rPr>
          <w:kern w:val="2"/>
          <w:sz w:val="21"/>
          <w:szCs w:val="21"/>
          <w:lang w:val="de-DE"/>
        </w:rPr>
      </w:pPr>
      <w:bookmarkStart w:id="86" w:name="_Ref206083883"/>
      <w:r>
        <w:rPr>
          <w:kern w:val="2"/>
          <w:sz w:val="21"/>
          <w:szCs w:val="21"/>
          <w:lang w:val="de-DE"/>
        </w:rPr>
        <w:t xml:space="preserve">“DARPA OPTC,” </w:t>
      </w:r>
      <w:hyperlink r:id="rId20" w:history="1">
        <w:r w:rsidR="0079474E">
          <w:rPr>
            <w:rStyle w:val="ae"/>
            <w:color w:val="auto"/>
            <w:kern w:val="2"/>
            <w:sz w:val="21"/>
            <w:szCs w:val="21"/>
            <w:lang w:val="de-DE"/>
          </w:rPr>
          <w:t>https://github.com/FiveDirections/OpTC-data</w:t>
        </w:r>
      </w:hyperlink>
      <w:r>
        <w:rPr>
          <w:kern w:val="2"/>
          <w:sz w:val="21"/>
          <w:szCs w:val="21"/>
          <w:lang w:val="de-DE"/>
        </w:rPr>
        <w:t>.</w:t>
      </w:r>
      <w:bookmarkEnd w:id="86"/>
    </w:p>
    <w:p w:rsidR="0079474E" w:rsidRDefault="00000000">
      <w:pPr>
        <w:pStyle w:val="11"/>
        <w:numPr>
          <w:ilvl w:val="0"/>
          <w:numId w:val="2"/>
        </w:numPr>
        <w:ind w:firstLineChars="0"/>
        <w:rPr>
          <w:kern w:val="2"/>
          <w:sz w:val="21"/>
          <w:szCs w:val="21"/>
          <w:lang w:val="de-DE"/>
        </w:rPr>
      </w:pPr>
      <w:bookmarkStart w:id="87" w:name="_Ref206084395"/>
      <w:r>
        <w:rPr>
          <w:kern w:val="2"/>
          <w:sz w:val="21"/>
          <w:szCs w:val="21"/>
          <w:lang w:val="fr-FR"/>
        </w:rPr>
        <w:lastRenderedPageBreak/>
        <w:t xml:space="preserve">Bojanowski, P., Grave, E., Joulin, A., &amp; Mikolov, T. (2017). </w:t>
      </w:r>
      <w:r>
        <w:rPr>
          <w:kern w:val="2"/>
          <w:sz w:val="21"/>
          <w:szCs w:val="21"/>
        </w:rPr>
        <w:t xml:space="preserve">Enriching word vectors with </w:t>
      </w:r>
      <w:proofErr w:type="spellStart"/>
      <w:r>
        <w:rPr>
          <w:kern w:val="2"/>
          <w:sz w:val="21"/>
          <w:szCs w:val="21"/>
        </w:rPr>
        <w:t>subword</w:t>
      </w:r>
      <w:proofErr w:type="spellEnd"/>
      <w:r>
        <w:rPr>
          <w:kern w:val="2"/>
          <w:sz w:val="21"/>
          <w:szCs w:val="21"/>
        </w:rPr>
        <w:t xml:space="preserve"> information. </w:t>
      </w:r>
      <w:r>
        <w:rPr>
          <w:i/>
          <w:iCs/>
          <w:kern w:val="2"/>
          <w:sz w:val="21"/>
          <w:szCs w:val="21"/>
        </w:rPr>
        <w:t>Transactions of the association for computational linguistics</w:t>
      </w:r>
      <w:r>
        <w:rPr>
          <w:kern w:val="2"/>
          <w:sz w:val="21"/>
          <w:szCs w:val="21"/>
        </w:rPr>
        <w:t>, </w:t>
      </w:r>
      <w:r>
        <w:rPr>
          <w:i/>
          <w:iCs/>
          <w:kern w:val="2"/>
          <w:sz w:val="21"/>
          <w:szCs w:val="21"/>
        </w:rPr>
        <w:t>5</w:t>
      </w:r>
      <w:r>
        <w:rPr>
          <w:kern w:val="2"/>
          <w:sz w:val="21"/>
          <w:szCs w:val="21"/>
        </w:rPr>
        <w:t>, 135-146.</w:t>
      </w:r>
      <w:bookmarkEnd w:id="87"/>
    </w:p>
    <w:p w:rsidR="0079474E" w:rsidRDefault="00000000">
      <w:pPr>
        <w:pStyle w:val="11"/>
        <w:numPr>
          <w:ilvl w:val="0"/>
          <w:numId w:val="2"/>
        </w:numPr>
        <w:ind w:firstLineChars="0"/>
        <w:rPr>
          <w:kern w:val="2"/>
          <w:sz w:val="21"/>
          <w:szCs w:val="21"/>
        </w:rPr>
      </w:pPr>
      <w:bookmarkStart w:id="88" w:name="_Ref206084540"/>
      <w:r>
        <w:rPr>
          <w:kern w:val="2"/>
          <w:sz w:val="21"/>
          <w:szCs w:val="21"/>
        </w:rPr>
        <w:t>Kingma, D. P., &amp; Welling, M. (2013). Auto-encoding variational bayes. </w:t>
      </w:r>
      <w:proofErr w:type="spellStart"/>
      <w:r>
        <w:rPr>
          <w:i/>
          <w:iCs/>
          <w:kern w:val="2"/>
          <w:sz w:val="21"/>
          <w:szCs w:val="21"/>
        </w:rPr>
        <w:t>arXiv</w:t>
      </w:r>
      <w:proofErr w:type="spellEnd"/>
      <w:r>
        <w:rPr>
          <w:i/>
          <w:iCs/>
          <w:kern w:val="2"/>
          <w:sz w:val="21"/>
          <w:szCs w:val="21"/>
        </w:rPr>
        <w:t xml:space="preserve"> preprint arXiv:1312.6114</w:t>
      </w:r>
      <w:r>
        <w:rPr>
          <w:kern w:val="2"/>
          <w:sz w:val="21"/>
          <w:szCs w:val="21"/>
        </w:rPr>
        <w:t>.</w:t>
      </w:r>
      <w:bookmarkEnd w:id="88"/>
    </w:p>
    <w:p w:rsidR="0079474E" w:rsidRDefault="00000000">
      <w:pPr>
        <w:pStyle w:val="11"/>
        <w:numPr>
          <w:ilvl w:val="0"/>
          <w:numId w:val="2"/>
        </w:numPr>
        <w:ind w:firstLineChars="0"/>
        <w:rPr>
          <w:kern w:val="2"/>
          <w:sz w:val="21"/>
          <w:szCs w:val="21"/>
        </w:rPr>
      </w:pPr>
      <w:bookmarkStart w:id="89" w:name="_Ref206084937"/>
      <w:r>
        <w:rPr>
          <w:kern w:val="2"/>
          <w:sz w:val="21"/>
          <w:szCs w:val="21"/>
        </w:rPr>
        <w:t xml:space="preserve">Hou, Z., Liu, X., Cen, Y., Dong, Y., Yang, H., Wang, C., &amp; Tang, J. (2022, August). </w:t>
      </w:r>
      <w:proofErr w:type="spellStart"/>
      <w:r>
        <w:rPr>
          <w:kern w:val="2"/>
          <w:sz w:val="21"/>
          <w:szCs w:val="21"/>
        </w:rPr>
        <w:t>Graphmae</w:t>
      </w:r>
      <w:proofErr w:type="spellEnd"/>
      <w:r>
        <w:rPr>
          <w:kern w:val="2"/>
          <w:sz w:val="21"/>
          <w:szCs w:val="21"/>
        </w:rPr>
        <w:t>: Self-supervised masked graph autoencoders. In </w:t>
      </w:r>
      <w:r>
        <w:rPr>
          <w:i/>
          <w:iCs/>
          <w:kern w:val="2"/>
          <w:sz w:val="21"/>
          <w:szCs w:val="21"/>
        </w:rPr>
        <w:t>Proceedings of the 28th ACM SIGKDD conference on knowledge discovery and data mining</w:t>
      </w:r>
      <w:r>
        <w:rPr>
          <w:kern w:val="2"/>
          <w:sz w:val="21"/>
          <w:szCs w:val="21"/>
        </w:rPr>
        <w:t> (pp. 594-604).</w:t>
      </w:r>
      <w:bookmarkEnd w:id="78"/>
      <w:bookmarkEnd w:id="89"/>
    </w:p>
    <w:p w:rsidR="0079474E" w:rsidRDefault="00000000">
      <w:pPr>
        <w:pStyle w:val="11"/>
        <w:numPr>
          <w:ilvl w:val="0"/>
          <w:numId w:val="2"/>
        </w:numPr>
        <w:ind w:firstLineChars="0"/>
        <w:rPr>
          <w:kern w:val="2"/>
          <w:sz w:val="21"/>
          <w:szCs w:val="21"/>
        </w:rPr>
      </w:pPr>
      <w:bookmarkStart w:id="90" w:name="_Ref206085021"/>
      <w:proofErr w:type="spellStart"/>
      <w:r>
        <w:rPr>
          <w:kern w:val="2"/>
          <w:sz w:val="21"/>
          <w:szCs w:val="21"/>
        </w:rPr>
        <w:t>Velickovic</w:t>
      </w:r>
      <w:proofErr w:type="spellEnd"/>
      <w:r>
        <w:rPr>
          <w:kern w:val="2"/>
          <w:sz w:val="21"/>
          <w:szCs w:val="21"/>
        </w:rPr>
        <w:t xml:space="preserve">, P., </w:t>
      </w:r>
      <w:proofErr w:type="spellStart"/>
      <w:r>
        <w:rPr>
          <w:kern w:val="2"/>
          <w:sz w:val="21"/>
          <w:szCs w:val="21"/>
        </w:rPr>
        <w:t>Cucurull</w:t>
      </w:r>
      <w:proofErr w:type="spellEnd"/>
      <w:r>
        <w:rPr>
          <w:kern w:val="2"/>
          <w:sz w:val="21"/>
          <w:szCs w:val="21"/>
        </w:rPr>
        <w:t>, G., Casanova, A., Romero, A., Lio, P., &amp; Bengio, Y. (2017). Graph attention networks. </w:t>
      </w:r>
      <w:r>
        <w:rPr>
          <w:i/>
          <w:iCs/>
          <w:kern w:val="2"/>
          <w:sz w:val="21"/>
          <w:szCs w:val="21"/>
        </w:rPr>
        <w:t>stat</w:t>
      </w:r>
      <w:r>
        <w:rPr>
          <w:kern w:val="2"/>
          <w:sz w:val="21"/>
          <w:szCs w:val="21"/>
        </w:rPr>
        <w:t>, </w:t>
      </w:r>
      <w:r>
        <w:rPr>
          <w:i/>
          <w:iCs/>
          <w:kern w:val="2"/>
          <w:sz w:val="21"/>
          <w:szCs w:val="21"/>
        </w:rPr>
        <w:t>1050</w:t>
      </w:r>
      <w:r>
        <w:rPr>
          <w:kern w:val="2"/>
          <w:sz w:val="21"/>
          <w:szCs w:val="21"/>
        </w:rPr>
        <w:t>(20), 10-48550.</w:t>
      </w:r>
      <w:bookmarkEnd w:id="90"/>
    </w:p>
    <w:p w:rsidR="0079474E" w:rsidRDefault="00000000">
      <w:pPr>
        <w:pStyle w:val="11"/>
        <w:numPr>
          <w:ilvl w:val="0"/>
          <w:numId w:val="2"/>
        </w:numPr>
        <w:ind w:firstLineChars="0"/>
        <w:rPr>
          <w:kern w:val="2"/>
          <w:sz w:val="21"/>
          <w:szCs w:val="21"/>
        </w:rPr>
      </w:pPr>
      <w:bookmarkStart w:id="91" w:name="_Ref206085187"/>
      <w:r>
        <w:rPr>
          <w:kern w:val="2"/>
          <w:sz w:val="21"/>
          <w:szCs w:val="21"/>
        </w:rPr>
        <w:t>Bentley, J. L. (1975). Multidimensional binary search trees used for associative searching. </w:t>
      </w:r>
      <w:r>
        <w:rPr>
          <w:i/>
          <w:iCs/>
          <w:kern w:val="2"/>
          <w:sz w:val="21"/>
          <w:szCs w:val="21"/>
        </w:rPr>
        <w:t>Communications of the ACM</w:t>
      </w:r>
      <w:r>
        <w:rPr>
          <w:kern w:val="2"/>
          <w:sz w:val="21"/>
          <w:szCs w:val="21"/>
        </w:rPr>
        <w:t>, </w:t>
      </w:r>
      <w:r>
        <w:rPr>
          <w:i/>
          <w:iCs/>
          <w:kern w:val="2"/>
          <w:sz w:val="21"/>
          <w:szCs w:val="21"/>
        </w:rPr>
        <w:t>18</w:t>
      </w:r>
      <w:r>
        <w:rPr>
          <w:kern w:val="2"/>
          <w:sz w:val="21"/>
          <w:szCs w:val="21"/>
        </w:rPr>
        <w:t>(9), 509-517.</w:t>
      </w:r>
      <w:bookmarkEnd w:id="91"/>
    </w:p>
    <w:p w:rsidR="0079474E" w:rsidRDefault="00000000">
      <w:pPr>
        <w:pStyle w:val="11"/>
        <w:numPr>
          <w:ilvl w:val="0"/>
          <w:numId w:val="2"/>
        </w:numPr>
        <w:ind w:firstLineChars="0"/>
        <w:rPr>
          <w:kern w:val="2"/>
          <w:sz w:val="21"/>
          <w:szCs w:val="21"/>
        </w:rPr>
      </w:pPr>
      <w:bookmarkStart w:id="92" w:name="_Ref206092317"/>
      <w:r>
        <w:rPr>
          <w:kern w:val="2"/>
          <w:sz w:val="21"/>
          <w:szCs w:val="21"/>
        </w:rPr>
        <w:t xml:space="preserve">Mikolov, T., </w:t>
      </w:r>
      <w:proofErr w:type="spellStart"/>
      <w:r>
        <w:rPr>
          <w:kern w:val="2"/>
          <w:sz w:val="21"/>
          <w:szCs w:val="21"/>
        </w:rPr>
        <w:t>Sutskever</w:t>
      </w:r>
      <w:proofErr w:type="spellEnd"/>
      <w:r>
        <w:rPr>
          <w:kern w:val="2"/>
          <w:sz w:val="21"/>
          <w:szCs w:val="21"/>
        </w:rPr>
        <w:t>, I., Chen, K., Corrado, G. S., &amp; Dean, J. (2013). Distributed representations of words and phrases and their compositionality. </w:t>
      </w:r>
      <w:r>
        <w:rPr>
          <w:i/>
          <w:iCs/>
          <w:kern w:val="2"/>
          <w:sz w:val="21"/>
          <w:szCs w:val="21"/>
        </w:rPr>
        <w:t>Advances in neural information processing systems</w:t>
      </w:r>
      <w:r>
        <w:rPr>
          <w:kern w:val="2"/>
          <w:sz w:val="21"/>
          <w:szCs w:val="21"/>
        </w:rPr>
        <w:t>, </w:t>
      </w:r>
      <w:r>
        <w:rPr>
          <w:i/>
          <w:iCs/>
          <w:kern w:val="2"/>
          <w:sz w:val="21"/>
          <w:szCs w:val="21"/>
        </w:rPr>
        <w:t>26</w:t>
      </w:r>
      <w:r>
        <w:rPr>
          <w:kern w:val="2"/>
          <w:sz w:val="21"/>
          <w:szCs w:val="21"/>
        </w:rPr>
        <w:t>.</w:t>
      </w:r>
      <w:bookmarkEnd w:id="92"/>
    </w:p>
    <w:p w:rsidR="0079474E" w:rsidRDefault="00000000">
      <w:pPr>
        <w:pStyle w:val="11"/>
        <w:numPr>
          <w:ilvl w:val="0"/>
          <w:numId w:val="2"/>
        </w:numPr>
        <w:ind w:firstLineChars="0"/>
        <w:rPr>
          <w:kern w:val="2"/>
          <w:sz w:val="21"/>
          <w:szCs w:val="21"/>
        </w:rPr>
      </w:pPr>
      <w:bookmarkStart w:id="93" w:name="_Ref206095088"/>
      <w:r>
        <w:rPr>
          <w:kern w:val="2"/>
          <w:sz w:val="21"/>
          <w:szCs w:val="21"/>
        </w:rPr>
        <w:t xml:space="preserve">Vaswani, A., </w:t>
      </w:r>
      <w:proofErr w:type="spellStart"/>
      <w:r>
        <w:rPr>
          <w:kern w:val="2"/>
          <w:sz w:val="21"/>
          <w:szCs w:val="21"/>
        </w:rPr>
        <w:t>Shazeer</w:t>
      </w:r>
      <w:proofErr w:type="spellEnd"/>
      <w:r>
        <w:rPr>
          <w:kern w:val="2"/>
          <w:sz w:val="21"/>
          <w:szCs w:val="21"/>
        </w:rPr>
        <w:t xml:space="preserve">, N., Parmar, N., </w:t>
      </w:r>
      <w:proofErr w:type="spellStart"/>
      <w:r>
        <w:rPr>
          <w:kern w:val="2"/>
          <w:sz w:val="21"/>
          <w:szCs w:val="21"/>
        </w:rPr>
        <w:t>Uszkoreit</w:t>
      </w:r>
      <w:proofErr w:type="spellEnd"/>
      <w:r>
        <w:rPr>
          <w:kern w:val="2"/>
          <w:sz w:val="21"/>
          <w:szCs w:val="21"/>
        </w:rPr>
        <w:t xml:space="preserve">, J., Jones, L., Gomez, A. N., ... &amp; </w:t>
      </w:r>
      <w:proofErr w:type="spellStart"/>
      <w:r>
        <w:rPr>
          <w:kern w:val="2"/>
          <w:sz w:val="21"/>
          <w:szCs w:val="21"/>
        </w:rPr>
        <w:t>Polosukhin</w:t>
      </w:r>
      <w:proofErr w:type="spellEnd"/>
      <w:r>
        <w:rPr>
          <w:kern w:val="2"/>
          <w:sz w:val="21"/>
          <w:szCs w:val="21"/>
        </w:rPr>
        <w:t>, I. (2017). Attention is all you need. </w:t>
      </w:r>
      <w:r>
        <w:rPr>
          <w:i/>
          <w:iCs/>
          <w:kern w:val="2"/>
          <w:sz w:val="21"/>
          <w:szCs w:val="21"/>
        </w:rPr>
        <w:t>Advances in neural information processing systems</w:t>
      </w:r>
      <w:r>
        <w:rPr>
          <w:kern w:val="2"/>
          <w:sz w:val="21"/>
          <w:szCs w:val="21"/>
        </w:rPr>
        <w:t>, </w:t>
      </w:r>
      <w:r>
        <w:rPr>
          <w:i/>
          <w:iCs/>
          <w:kern w:val="2"/>
          <w:sz w:val="21"/>
          <w:szCs w:val="21"/>
        </w:rPr>
        <w:t>30</w:t>
      </w:r>
      <w:r>
        <w:rPr>
          <w:kern w:val="2"/>
          <w:sz w:val="21"/>
          <w:szCs w:val="21"/>
        </w:rPr>
        <w:t>.</w:t>
      </w:r>
      <w:bookmarkEnd w:id="93"/>
    </w:p>
    <w:p w:rsidR="0079474E" w:rsidRDefault="00000000">
      <w:pPr>
        <w:pStyle w:val="11"/>
        <w:numPr>
          <w:ilvl w:val="0"/>
          <w:numId w:val="2"/>
        </w:numPr>
        <w:ind w:firstLineChars="0"/>
        <w:rPr>
          <w:kern w:val="2"/>
          <w:sz w:val="21"/>
          <w:szCs w:val="21"/>
        </w:rPr>
      </w:pPr>
      <w:bookmarkStart w:id="94" w:name="_Ref206104747"/>
      <w:r>
        <w:rPr>
          <w:kern w:val="2"/>
          <w:sz w:val="21"/>
          <w:szCs w:val="21"/>
        </w:rPr>
        <w:t>Hwang, F. K., &amp; Richards, D. S. (1992). Steiner tree problems. </w:t>
      </w:r>
      <w:r>
        <w:rPr>
          <w:i/>
          <w:iCs/>
          <w:kern w:val="2"/>
          <w:sz w:val="21"/>
          <w:szCs w:val="21"/>
        </w:rPr>
        <w:t>Networks</w:t>
      </w:r>
      <w:r>
        <w:rPr>
          <w:kern w:val="2"/>
          <w:sz w:val="21"/>
          <w:szCs w:val="21"/>
        </w:rPr>
        <w:t>, </w:t>
      </w:r>
      <w:r>
        <w:rPr>
          <w:i/>
          <w:iCs/>
          <w:kern w:val="2"/>
          <w:sz w:val="21"/>
          <w:szCs w:val="21"/>
        </w:rPr>
        <w:t>22</w:t>
      </w:r>
      <w:r>
        <w:rPr>
          <w:kern w:val="2"/>
          <w:sz w:val="21"/>
          <w:szCs w:val="21"/>
        </w:rPr>
        <w:t>(1), 55-89.</w:t>
      </w:r>
      <w:bookmarkEnd w:id="94"/>
    </w:p>
    <w:p w:rsidR="0079474E" w:rsidRDefault="00000000">
      <w:pPr>
        <w:pStyle w:val="11"/>
        <w:numPr>
          <w:ilvl w:val="0"/>
          <w:numId w:val="2"/>
        </w:numPr>
        <w:ind w:firstLineChars="0"/>
        <w:rPr>
          <w:kern w:val="2"/>
          <w:sz w:val="21"/>
          <w:szCs w:val="21"/>
        </w:rPr>
      </w:pPr>
      <w:bookmarkStart w:id="95" w:name="_Ref206105003"/>
      <w:proofErr w:type="spellStart"/>
      <w:r>
        <w:rPr>
          <w:kern w:val="2"/>
          <w:sz w:val="21"/>
          <w:szCs w:val="21"/>
        </w:rPr>
        <w:t>Chlebík</w:t>
      </w:r>
      <w:proofErr w:type="spellEnd"/>
      <w:r>
        <w:rPr>
          <w:kern w:val="2"/>
          <w:sz w:val="21"/>
          <w:szCs w:val="21"/>
        </w:rPr>
        <w:t xml:space="preserve">, M., &amp; </w:t>
      </w:r>
      <w:proofErr w:type="spellStart"/>
      <w:r>
        <w:rPr>
          <w:kern w:val="2"/>
          <w:sz w:val="21"/>
          <w:szCs w:val="21"/>
        </w:rPr>
        <w:t>Chlebíková</w:t>
      </w:r>
      <w:proofErr w:type="spellEnd"/>
      <w:r>
        <w:rPr>
          <w:kern w:val="2"/>
          <w:sz w:val="21"/>
          <w:szCs w:val="21"/>
        </w:rPr>
        <w:t>, J. (2002, June). Approximation hardness of the Steiner tree problem on graphs. In </w:t>
      </w:r>
      <w:r>
        <w:rPr>
          <w:i/>
          <w:iCs/>
          <w:kern w:val="2"/>
          <w:sz w:val="21"/>
          <w:szCs w:val="21"/>
        </w:rPr>
        <w:t>Scandinavian Workshop on Algorithm Theory</w:t>
      </w:r>
      <w:r>
        <w:rPr>
          <w:kern w:val="2"/>
          <w:sz w:val="21"/>
          <w:szCs w:val="21"/>
        </w:rPr>
        <w:t> (pp. 170-179). Berlin, Heidelberg: Springer Berlin Heidelberg.</w:t>
      </w:r>
      <w:bookmarkEnd w:id="95"/>
    </w:p>
    <w:p w:rsidR="0079474E" w:rsidRDefault="00000000">
      <w:pPr>
        <w:pStyle w:val="11"/>
        <w:numPr>
          <w:ilvl w:val="0"/>
          <w:numId w:val="2"/>
        </w:numPr>
        <w:ind w:firstLineChars="0"/>
        <w:rPr>
          <w:kern w:val="2"/>
          <w:sz w:val="21"/>
          <w:szCs w:val="21"/>
        </w:rPr>
      </w:pPr>
      <w:bookmarkStart w:id="96" w:name="_Ref206105194"/>
      <w:r>
        <w:rPr>
          <w:kern w:val="2"/>
          <w:sz w:val="21"/>
          <w:szCs w:val="21"/>
        </w:rPr>
        <w:t>Kou, L., Markowsky, G., &amp; Berman, L. (1981). A fast algorithm for Steiner trees. </w:t>
      </w:r>
      <w:r>
        <w:rPr>
          <w:i/>
          <w:iCs/>
          <w:kern w:val="2"/>
          <w:sz w:val="21"/>
          <w:szCs w:val="21"/>
        </w:rPr>
        <w:t>Acta informatica</w:t>
      </w:r>
      <w:r>
        <w:rPr>
          <w:kern w:val="2"/>
          <w:sz w:val="21"/>
          <w:szCs w:val="21"/>
        </w:rPr>
        <w:t>, </w:t>
      </w:r>
      <w:r>
        <w:rPr>
          <w:i/>
          <w:iCs/>
          <w:kern w:val="2"/>
          <w:sz w:val="21"/>
          <w:szCs w:val="21"/>
        </w:rPr>
        <w:t>15</w:t>
      </w:r>
      <w:r>
        <w:rPr>
          <w:kern w:val="2"/>
          <w:sz w:val="21"/>
          <w:szCs w:val="21"/>
        </w:rPr>
        <w:t>(2), 141-145.</w:t>
      </w:r>
      <w:bookmarkEnd w:id="96"/>
    </w:p>
    <w:p w:rsidR="0079474E" w:rsidRDefault="00000000">
      <w:pPr>
        <w:pStyle w:val="11"/>
        <w:numPr>
          <w:ilvl w:val="0"/>
          <w:numId w:val="2"/>
        </w:numPr>
        <w:ind w:firstLineChars="0"/>
        <w:rPr>
          <w:kern w:val="2"/>
          <w:sz w:val="21"/>
          <w:szCs w:val="21"/>
        </w:rPr>
      </w:pPr>
      <w:bookmarkStart w:id="97" w:name="_Ref206105575"/>
      <w:r>
        <w:rPr>
          <w:kern w:val="2"/>
          <w:sz w:val="21"/>
          <w:szCs w:val="21"/>
        </w:rPr>
        <w:t xml:space="preserve">Dijkstra, E. W. (1959). A note on two problems in </w:t>
      </w:r>
      <w:proofErr w:type="spellStart"/>
      <w:r>
        <w:rPr>
          <w:kern w:val="2"/>
          <w:sz w:val="21"/>
          <w:szCs w:val="21"/>
        </w:rPr>
        <w:t>connexion</w:t>
      </w:r>
      <w:proofErr w:type="spellEnd"/>
      <w:r>
        <w:rPr>
          <w:kern w:val="2"/>
          <w:sz w:val="21"/>
          <w:szCs w:val="21"/>
        </w:rPr>
        <w:t xml:space="preserve"> with graphs. </w:t>
      </w:r>
      <w:proofErr w:type="spellStart"/>
      <w:r>
        <w:rPr>
          <w:i/>
          <w:iCs/>
          <w:kern w:val="2"/>
          <w:sz w:val="21"/>
          <w:szCs w:val="21"/>
        </w:rPr>
        <w:t>Numerische</w:t>
      </w:r>
      <w:proofErr w:type="spellEnd"/>
      <w:r>
        <w:rPr>
          <w:i/>
          <w:iCs/>
          <w:kern w:val="2"/>
          <w:sz w:val="21"/>
          <w:szCs w:val="21"/>
        </w:rPr>
        <w:t xml:space="preserve"> </w:t>
      </w:r>
      <w:proofErr w:type="spellStart"/>
      <w:r>
        <w:rPr>
          <w:i/>
          <w:iCs/>
          <w:kern w:val="2"/>
          <w:sz w:val="21"/>
          <w:szCs w:val="21"/>
        </w:rPr>
        <w:t>Mathematik</w:t>
      </w:r>
      <w:proofErr w:type="spellEnd"/>
      <w:r>
        <w:rPr>
          <w:kern w:val="2"/>
          <w:sz w:val="21"/>
          <w:szCs w:val="21"/>
        </w:rPr>
        <w:t>, </w:t>
      </w:r>
      <w:r>
        <w:rPr>
          <w:i/>
          <w:iCs/>
          <w:kern w:val="2"/>
          <w:sz w:val="21"/>
          <w:szCs w:val="21"/>
        </w:rPr>
        <w:t>1</w:t>
      </w:r>
      <w:r>
        <w:rPr>
          <w:kern w:val="2"/>
          <w:sz w:val="21"/>
          <w:szCs w:val="21"/>
        </w:rPr>
        <w:t>(1), 269-271.</w:t>
      </w:r>
      <w:bookmarkEnd w:id="97"/>
    </w:p>
    <w:p w:rsidR="0079474E" w:rsidRDefault="00000000">
      <w:pPr>
        <w:pStyle w:val="11"/>
        <w:numPr>
          <w:ilvl w:val="0"/>
          <w:numId w:val="2"/>
        </w:numPr>
        <w:ind w:firstLineChars="0"/>
        <w:rPr>
          <w:kern w:val="2"/>
          <w:sz w:val="21"/>
          <w:szCs w:val="21"/>
        </w:rPr>
      </w:pPr>
      <w:bookmarkStart w:id="98" w:name="_Ref206105674"/>
      <w:r>
        <w:rPr>
          <w:kern w:val="2"/>
          <w:sz w:val="21"/>
          <w:szCs w:val="21"/>
        </w:rPr>
        <w:t>Prim, R. C. (1957). Shortest connection networks and some generalizations. </w:t>
      </w:r>
      <w:r>
        <w:rPr>
          <w:i/>
          <w:iCs/>
          <w:kern w:val="2"/>
          <w:sz w:val="21"/>
          <w:szCs w:val="21"/>
        </w:rPr>
        <w:t>The Bell System Technical Journal</w:t>
      </w:r>
      <w:r>
        <w:rPr>
          <w:kern w:val="2"/>
          <w:sz w:val="21"/>
          <w:szCs w:val="21"/>
        </w:rPr>
        <w:t>, </w:t>
      </w:r>
      <w:r>
        <w:rPr>
          <w:i/>
          <w:iCs/>
          <w:kern w:val="2"/>
          <w:sz w:val="21"/>
          <w:szCs w:val="21"/>
        </w:rPr>
        <w:t>36</w:t>
      </w:r>
      <w:r>
        <w:rPr>
          <w:kern w:val="2"/>
          <w:sz w:val="21"/>
          <w:szCs w:val="21"/>
        </w:rPr>
        <w:t>(6), 1389-1401.</w:t>
      </w:r>
      <w:bookmarkEnd w:id="98"/>
    </w:p>
    <w:p w:rsidR="0079474E" w:rsidRDefault="00000000">
      <w:pPr>
        <w:pStyle w:val="11"/>
        <w:numPr>
          <w:ilvl w:val="0"/>
          <w:numId w:val="2"/>
        </w:numPr>
        <w:ind w:firstLineChars="0"/>
        <w:rPr>
          <w:kern w:val="2"/>
          <w:sz w:val="21"/>
          <w:szCs w:val="21"/>
        </w:rPr>
      </w:pPr>
      <w:bookmarkStart w:id="99" w:name="_Ref206153435"/>
      <w:r>
        <w:rPr>
          <w:kern w:val="2"/>
          <w:sz w:val="21"/>
          <w:szCs w:val="21"/>
          <w:lang w:val="de-DE"/>
        </w:rPr>
        <w:t>Imase, M., &amp; Waxman, B. M. (1991). Dynamic Steiner tree problem. </w:t>
      </w:r>
      <w:r>
        <w:rPr>
          <w:i/>
          <w:iCs/>
          <w:kern w:val="2"/>
          <w:sz w:val="21"/>
          <w:szCs w:val="21"/>
        </w:rPr>
        <w:t>SIAM Journal on Discrete Mathematics</w:t>
      </w:r>
      <w:r>
        <w:rPr>
          <w:kern w:val="2"/>
          <w:sz w:val="21"/>
          <w:szCs w:val="21"/>
        </w:rPr>
        <w:t>, </w:t>
      </w:r>
      <w:r>
        <w:rPr>
          <w:i/>
          <w:iCs/>
          <w:kern w:val="2"/>
          <w:sz w:val="21"/>
          <w:szCs w:val="21"/>
        </w:rPr>
        <w:t>4</w:t>
      </w:r>
      <w:r>
        <w:rPr>
          <w:kern w:val="2"/>
          <w:sz w:val="21"/>
          <w:szCs w:val="21"/>
        </w:rPr>
        <w:t>(3), 369-384.</w:t>
      </w:r>
      <w:bookmarkEnd w:id="99"/>
    </w:p>
    <w:p w:rsidR="0079474E" w:rsidRPr="007E5421" w:rsidRDefault="00000000">
      <w:pPr>
        <w:pStyle w:val="11"/>
        <w:numPr>
          <w:ilvl w:val="0"/>
          <w:numId w:val="2"/>
        </w:numPr>
        <w:ind w:firstLineChars="0"/>
        <w:rPr>
          <w:kern w:val="2"/>
          <w:sz w:val="21"/>
          <w:szCs w:val="21"/>
        </w:rPr>
      </w:pPr>
      <w:bookmarkStart w:id="100" w:name="_Ref206153998"/>
      <w:r>
        <w:rPr>
          <w:kern w:val="2"/>
          <w:sz w:val="21"/>
          <w:szCs w:val="21"/>
        </w:rPr>
        <w:t xml:space="preserve">Karp, R.M. (1972). Reducibility among Combinatorial Problems. In: Miller, R.E., Thatcher, J.W., Bohlinger, J.D. (eds) </w:t>
      </w:r>
      <w:r>
        <w:rPr>
          <w:i/>
          <w:iCs/>
          <w:kern w:val="2"/>
          <w:sz w:val="21"/>
          <w:szCs w:val="21"/>
        </w:rPr>
        <w:t>Complexity of Computer Computations</w:t>
      </w:r>
      <w:r>
        <w:rPr>
          <w:kern w:val="2"/>
          <w:sz w:val="21"/>
          <w:szCs w:val="21"/>
        </w:rPr>
        <w:t xml:space="preserve">. The IBM Research Symposia Series. Springer, Boston, MA. </w:t>
      </w:r>
      <w:hyperlink r:id="rId21" w:history="1">
        <w:r w:rsidR="0079474E">
          <w:rPr>
            <w:rStyle w:val="ae"/>
            <w:kern w:val="2"/>
            <w:sz w:val="21"/>
            <w:szCs w:val="21"/>
          </w:rPr>
          <w:t>https://doi.org/10.1007/978-1-4684-2001-2_9</w:t>
        </w:r>
      </w:hyperlink>
      <w:bookmarkEnd w:id="100"/>
    </w:p>
    <w:p w:rsidR="007E5421" w:rsidRDefault="007E5421">
      <w:pPr>
        <w:pStyle w:val="11"/>
        <w:numPr>
          <w:ilvl w:val="0"/>
          <w:numId w:val="2"/>
        </w:numPr>
        <w:ind w:firstLineChars="0"/>
        <w:rPr>
          <w:kern w:val="2"/>
          <w:sz w:val="21"/>
          <w:szCs w:val="21"/>
        </w:rPr>
      </w:pPr>
      <w:bookmarkStart w:id="101" w:name="_Ref206360247"/>
      <w:r w:rsidRPr="007E5421">
        <w:rPr>
          <w:kern w:val="2"/>
          <w:sz w:val="21"/>
          <w:szCs w:val="21"/>
        </w:rPr>
        <w:t xml:space="preserve">Takahashi, H. (1980). An approximate solution for </w:t>
      </w:r>
      <w:proofErr w:type="spellStart"/>
      <w:r w:rsidRPr="007E5421">
        <w:rPr>
          <w:kern w:val="2"/>
          <w:sz w:val="21"/>
          <w:szCs w:val="21"/>
        </w:rPr>
        <w:t>steiner</w:t>
      </w:r>
      <w:proofErr w:type="spellEnd"/>
      <w:r w:rsidRPr="007E5421">
        <w:rPr>
          <w:kern w:val="2"/>
          <w:sz w:val="21"/>
          <w:szCs w:val="21"/>
        </w:rPr>
        <w:t xml:space="preserve"> problem in graphs. </w:t>
      </w:r>
      <w:r w:rsidRPr="007E5421">
        <w:rPr>
          <w:i/>
          <w:iCs/>
          <w:kern w:val="2"/>
          <w:sz w:val="21"/>
          <w:szCs w:val="21"/>
        </w:rPr>
        <w:t>Math. Japonica</w:t>
      </w:r>
      <w:r w:rsidRPr="007E5421">
        <w:rPr>
          <w:kern w:val="2"/>
          <w:sz w:val="21"/>
          <w:szCs w:val="21"/>
        </w:rPr>
        <w:t>, </w:t>
      </w:r>
      <w:r w:rsidRPr="007E5421">
        <w:rPr>
          <w:i/>
          <w:iCs/>
          <w:kern w:val="2"/>
          <w:sz w:val="21"/>
          <w:szCs w:val="21"/>
        </w:rPr>
        <w:t>24</w:t>
      </w:r>
      <w:r w:rsidRPr="007E5421">
        <w:rPr>
          <w:kern w:val="2"/>
          <w:sz w:val="21"/>
          <w:szCs w:val="21"/>
        </w:rPr>
        <w:t>(6), 573-577.</w:t>
      </w:r>
      <w:bookmarkEnd w:id="101"/>
    </w:p>
    <w:p w:rsidR="007E5421" w:rsidRDefault="007E5421">
      <w:pPr>
        <w:pStyle w:val="11"/>
        <w:numPr>
          <w:ilvl w:val="0"/>
          <w:numId w:val="2"/>
        </w:numPr>
        <w:ind w:firstLineChars="0"/>
        <w:rPr>
          <w:kern w:val="2"/>
          <w:sz w:val="21"/>
          <w:szCs w:val="21"/>
        </w:rPr>
      </w:pPr>
      <w:r w:rsidRPr="007E5421">
        <w:rPr>
          <w:kern w:val="2"/>
          <w:sz w:val="21"/>
          <w:szCs w:val="21"/>
        </w:rPr>
        <w:t>Wu, Y. F., Widmayer, P., &amp; Wong, C. K. (1986). A faster approximation algorithm for the Steiner problem in graphs. </w:t>
      </w:r>
      <w:r w:rsidRPr="007E5421">
        <w:rPr>
          <w:i/>
          <w:iCs/>
          <w:kern w:val="2"/>
          <w:sz w:val="21"/>
          <w:szCs w:val="21"/>
        </w:rPr>
        <w:t>Acta informatica</w:t>
      </w:r>
      <w:r w:rsidRPr="007E5421">
        <w:rPr>
          <w:kern w:val="2"/>
          <w:sz w:val="21"/>
          <w:szCs w:val="21"/>
        </w:rPr>
        <w:t>, </w:t>
      </w:r>
      <w:r w:rsidRPr="007E5421">
        <w:rPr>
          <w:i/>
          <w:iCs/>
          <w:kern w:val="2"/>
          <w:sz w:val="21"/>
          <w:szCs w:val="21"/>
        </w:rPr>
        <w:t>23</w:t>
      </w:r>
      <w:r w:rsidRPr="007E5421">
        <w:rPr>
          <w:kern w:val="2"/>
          <w:sz w:val="21"/>
          <w:szCs w:val="21"/>
        </w:rPr>
        <w:t>(2), 223-229.</w:t>
      </w:r>
    </w:p>
    <w:p w:rsidR="007E5421" w:rsidRDefault="007E5421">
      <w:pPr>
        <w:pStyle w:val="11"/>
        <w:numPr>
          <w:ilvl w:val="0"/>
          <w:numId w:val="2"/>
        </w:numPr>
        <w:ind w:firstLineChars="0"/>
        <w:rPr>
          <w:kern w:val="2"/>
          <w:sz w:val="21"/>
          <w:szCs w:val="21"/>
        </w:rPr>
      </w:pPr>
      <w:r w:rsidRPr="007E5421">
        <w:rPr>
          <w:kern w:val="2"/>
          <w:sz w:val="21"/>
          <w:szCs w:val="21"/>
        </w:rPr>
        <w:t xml:space="preserve">Byrka, J., </w:t>
      </w:r>
      <w:proofErr w:type="spellStart"/>
      <w:r w:rsidRPr="007E5421">
        <w:rPr>
          <w:kern w:val="2"/>
          <w:sz w:val="21"/>
          <w:szCs w:val="21"/>
        </w:rPr>
        <w:t>Grandoni</w:t>
      </w:r>
      <w:proofErr w:type="spellEnd"/>
      <w:r w:rsidRPr="007E5421">
        <w:rPr>
          <w:kern w:val="2"/>
          <w:sz w:val="21"/>
          <w:szCs w:val="21"/>
        </w:rPr>
        <w:t xml:space="preserve">, F., </w:t>
      </w:r>
      <w:proofErr w:type="spellStart"/>
      <w:r w:rsidRPr="007E5421">
        <w:rPr>
          <w:kern w:val="2"/>
          <w:sz w:val="21"/>
          <w:szCs w:val="21"/>
        </w:rPr>
        <w:t>Rothvoß</w:t>
      </w:r>
      <w:proofErr w:type="spellEnd"/>
      <w:r w:rsidRPr="007E5421">
        <w:rPr>
          <w:kern w:val="2"/>
          <w:sz w:val="21"/>
          <w:szCs w:val="21"/>
        </w:rPr>
        <w:t>, T., &amp; Sanita, L. (2010, June). An improved LP-based approximation for Steiner tree. In </w:t>
      </w:r>
      <w:r w:rsidRPr="007E5421">
        <w:rPr>
          <w:i/>
          <w:iCs/>
          <w:kern w:val="2"/>
          <w:sz w:val="21"/>
          <w:szCs w:val="21"/>
        </w:rPr>
        <w:t>Proceedings of the forty-second ACM symposium on Theory of computing</w:t>
      </w:r>
      <w:r w:rsidRPr="007E5421">
        <w:rPr>
          <w:kern w:val="2"/>
          <w:sz w:val="21"/>
          <w:szCs w:val="21"/>
        </w:rPr>
        <w:t> (pp. 583-592).</w:t>
      </w:r>
    </w:p>
    <w:p w:rsidR="0079474E" w:rsidRDefault="00000000">
      <w:pPr>
        <w:pStyle w:val="11"/>
        <w:numPr>
          <w:ilvl w:val="0"/>
          <w:numId w:val="2"/>
        </w:numPr>
        <w:ind w:firstLineChars="0"/>
        <w:rPr>
          <w:kern w:val="2"/>
          <w:sz w:val="21"/>
          <w:szCs w:val="21"/>
        </w:rPr>
      </w:pPr>
      <w:bookmarkStart w:id="102" w:name="_Ref205850646"/>
      <w:r>
        <w:rPr>
          <w:rFonts w:hint="eastAsia"/>
          <w:kern w:val="2"/>
          <w:sz w:val="21"/>
          <w:szCs w:val="21"/>
          <w:lang w:val="fr-FR"/>
        </w:rPr>
        <w:t xml:space="preserve">Joulin A, Grave E, Bojanowski P, et al. </w:t>
      </w:r>
      <w:r>
        <w:rPr>
          <w:rFonts w:hint="eastAsia"/>
          <w:kern w:val="2"/>
          <w:sz w:val="21"/>
          <w:szCs w:val="21"/>
        </w:rPr>
        <w:t>Bag of tricks for efficient text classification. In Proceedings of the 15th Conference of the European Chapter of the Association for Computational Linguistics, 2017, 2: 427-431</w:t>
      </w:r>
      <w:bookmarkEnd w:id="102"/>
    </w:p>
    <w:p w:rsidR="0079474E" w:rsidRDefault="00000000">
      <w:pPr>
        <w:pStyle w:val="11"/>
        <w:numPr>
          <w:ilvl w:val="0"/>
          <w:numId w:val="2"/>
        </w:numPr>
        <w:ind w:firstLineChars="0"/>
        <w:rPr>
          <w:kern w:val="2"/>
          <w:sz w:val="21"/>
          <w:szCs w:val="21"/>
        </w:rPr>
      </w:pPr>
      <w:bookmarkStart w:id="103" w:name="_Ref205850653"/>
      <w:r>
        <w:rPr>
          <w:rFonts w:hint="eastAsia"/>
          <w:kern w:val="2"/>
          <w:sz w:val="21"/>
          <w:szCs w:val="21"/>
        </w:rPr>
        <w:t xml:space="preserve">Md. </w:t>
      </w:r>
      <w:proofErr w:type="spellStart"/>
      <w:r>
        <w:rPr>
          <w:rFonts w:hint="eastAsia"/>
          <w:kern w:val="2"/>
          <w:sz w:val="21"/>
          <w:szCs w:val="21"/>
        </w:rPr>
        <w:t>Monowar</w:t>
      </w:r>
      <w:proofErr w:type="spellEnd"/>
      <w:r>
        <w:rPr>
          <w:rFonts w:hint="eastAsia"/>
          <w:kern w:val="2"/>
          <w:sz w:val="21"/>
          <w:szCs w:val="21"/>
        </w:rPr>
        <w:t xml:space="preserve"> Anjum, </w:t>
      </w:r>
      <w:proofErr w:type="spellStart"/>
      <w:r>
        <w:rPr>
          <w:rFonts w:hint="eastAsia"/>
          <w:kern w:val="2"/>
          <w:sz w:val="21"/>
          <w:szCs w:val="21"/>
        </w:rPr>
        <w:t>Shahrear</w:t>
      </w:r>
      <w:proofErr w:type="spellEnd"/>
      <w:r>
        <w:rPr>
          <w:rFonts w:hint="eastAsia"/>
          <w:kern w:val="2"/>
          <w:sz w:val="21"/>
          <w:szCs w:val="21"/>
        </w:rPr>
        <w:t xml:space="preserve"> Iqbal, Analyzing the Usefulness of the DARPA </w:t>
      </w:r>
      <w:proofErr w:type="spellStart"/>
      <w:r>
        <w:rPr>
          <w:rFonts w:hint="eastAsia"/>
          <w:kern w:val="2"/>
          <w:sz w:val="21"/>
          <w:szCs w:val="21"/>
        </w:rPr>
        <w:t>OpTC</w:t>
      </w:r>
      <w:proofErr w:type="spellEnd"/>
      <w:r>
        <w:rPr>
          <w:rFonts w:hint="eastAsia"/>
          <w:kern w:val="2"/>
          <w:sz w:val="21"/>
          <w:szCs w:val="21"/>
        </w:rPr>
        <w:t xml:space="preserve"> Dataset in Cyber Threat Detection, </w:t>
      </w:r>
      <w:proofErr w:type="spellStart"/>
      <w:r>
        <w:rPr>
          <w:rFonts w:hint="eastAsia"/>
          <w:kern w:val="2"/>
          <w:sz w:val="21"/>
          <w:szCs w:val="21"/>
        </w:rPr>
        <w:t>arXiv</w:t>
      </w:r>
      <w:proofErr w:type="spellEnd"/>
      <w:r>
        <w:rPr>
          <w:rFonts w:hint="eastAsia"/>
          <w:kern w:val="2"/>
          <w:sz w:val="21"/>
          <w:szCs w:val="21"/>
        </w:rPr>
        <w:t xml:space="preserve"> preprint, 2021, arXiv:2103.03080v2</w:t>
      </w:r>
      <w:bookmarkEnd w:id="103"/>
    </w:p>
    <w:p w:rsidR="00F13605" w:rsidRDefault="00F13605" w:rsidP="00F13605">
      <w:pPr>
        <w:pStyle w:val="11"/>
        <w:ind w:firstLineChars="0" w:firstLine="0"/>
        <w:rPr>
          <w:kern w:val="2"/>
          <w:sz w:val="21"/>
          <w:szCs w:val="21"/>
        </w:rPr>
      </w:pPr>
    </w:p>
    <w:p w:rsidR="00F13605" w:rsidRPr="00F13605" w:rsidRDefault="00F13605" w:rsidP="00F13605">
      <w:pPr>
        <w:pStyle w:val="5"/>
        <w:ind w:firstLine="560"/>
      </w:pPr>
      <w:r w:rsidRPr="00F13605">
        <w:rPr>
          <w:rFonts w:hint="eastAsia"/>
        </w:rPr>
        <w:t>分工</w:t>
      </w:r>
    </w:p>
    <w:p w:rsidR="00F13605" w:rsidRDefault="00F13605" w:rsidP="00F13605">
      <w:pPr>
        <w:pStyle w:val="11"/>
        <w:ind w:firstLine="420"/>
        <w:rPr>
          <w:kern w:val="2"/>
          <w:sz w:val="21"/>
          <w:szCs w:val="21"/>
        </w:rPr>
      </w:pPr>
      <w:r w:rsidRPr="00F13605">
        <w:rPr>
          <w:rFonts w:hint="eastAsia"/>
          <w:kern w:val="2"/>
          <w:sz w:val="21"/>
          <w:szCs w:val="21"/>
        </w:rPr>
        <w:t>本</w:t>
      </w:r>
      <w:r w:rsidRPr="00F13605">
        <w:rPr>
          <w:rFonts w:hint="eastAsia"/>
          <w:kern w:val="2"/>
          <w:sz w:val="21"/>
          <w:szCs w:val="21"/>
        </w:rPr>
        <w:t>PRP</w:t>
      </w:r>
      <w:r w:rsidRPr="00F13605">
        <w:rPr>
          <w:rFonts w:hint="eastAsia"/>
          <w:kern w:val="2"/>
          <w:sz w:val="21"/>
          <w:szCs w:val="21"/>
        </w:rPr>
        <w:t>的主要参与者为吴佳航和陈景韬</w:t>
      </w:r>
      <w:r w:rsidR="0065621F">
        <w:rPr>
          <w:rFonts w:hint="eastAsia"/>
          <w:kern w:val="2"/>
          <w:sz w:val="21"/>
          <w:szCs w:val="21"/>
        </w:rPr>
        <w:t>。</w:t>
      </w:r>
      <w:r w:rsidRPr="00F13605">
        <w:rPr>
          <w:rFonts w:hint="eastAsia"/>
          <w:kern w:val="2"/>
          <w:sz w:val="21"/>
          <w:szCs w:val="21"/>
        </w:rPr>
        <w:t>我们共同参与了项目</w:t>
      </w:r>
      <w:r w:rsidR="00E32887">
        <w:rPr>
          <w:rFonts w:hint="eastAsia"/>
          <w:kern w:val="2"/>
          <w:sz w:val="21"/>
          <w:szCs w:val="21"/>
        </w:rPr>
        <w:t>的</w:t>
      </w:r>
      <w:r w:rsidRPr="00F13605">
        <w:rPr>
          <w:rFonts w:hint="eastAsia"/>
          <w:kern w:val="2"/>
          <w:sz w:val="21"/>
          <w:szCs w:val="21"/>
        </w:rPr>
        <w:t>调研</w:t>
      </w:r>
      <w:r w:rsidR="0065621F">
        <w:rPr>
          <w:rFonts w:hint="eastAsia"/>
          <w:kern w:val="2"/>
          <w:sz w:val="21"/>
          <w:szCs w:val="21"/>
        </w:rPr>
        <w:t>、实验、</w:t>
      </w:r>
      <w:r w:rsidRPr="00F13605">
        <w:rPr>
          <w:rFonts w:hint="eastAsia"/>
          <w:kern w:val="2"/>
          <w:sz w:val="21"/>
          <w:szCs w:val="21"/>
        </w:rPr>
        <w:t>评估以及论文撰写。在</w:t>
      </w:r>
      <w:r w:rsidR="0065621F">
        <w:rPr>
          <w:rFonts w:hint="eastAsia"/>
          <w:kern w:val="2"/>
          <w:sz w:val="21"/>
          <w:szCs w:val="21"/>
        </w:rPr>
        <w:t>具体</w:t>
      </w:r>
      <w:r w:rsidRPr="00F13605">
        <w:rPr>
          <w:rFonts w:hint="eastAsia"/>
          <w:kern w:val="2"/>
          <w:sz w:val="21"/>
          <w:szCs w:val="21"/>
        </w:rPr>
        <w:t>分工上，吴佳航</w:t>
      </w:r>
      <w:r w:rsidR="0065621F">
        <w:rPr>
          <w:rFonts w:hint="eastAsia"/>
          <w:kern w:val="2"/>
          <w:sz w:val="21"/>
          <w:szCs w:val="21"/>
        </w:rPr>
        <w:t>侧重于系统日志异常检测</w:t>
      </w:r>
      <w:r w:rsidRPr="00F13605">
        <w:rPr>
          <w:rFonts w:hint="eastAsia"/>
          <w:kern w:val="2"/>
          <w:sz w:val="21"/>
          <w:szCs w:val="21"/>
        </w:rPr>
        <w:t>模块</w:t>
      </w:r>
      <w:r w:rsidR="0065621F">
        <w:rPr>
          <w:rFonts w:hint="eastAsia"/>
          <w:kern w:val="2"/>
          <w:sz w:val="21"/>
          <w:szCs w:val="21"/>
        </w:rPr>
        <w:t>的相关工作</w:t>
      </w:r>
      <w:r w:rsidRPr="00F13605">
        <w:rPr>
          <w:rFonts w:hint="eastAsia"/>
          <w:kern w:val="2"/>
          <w:sz w:val="21"/>
          <w:szCs w:val="21"/>
        </w:rPr>
        <w:t>，陈景韬</w:t>
      </w:r>
      <w:r w:rsidR="0065621F">
        <w:rPr>
          <w:rFonts w:hint="eastAsia"/>
          <w:kern w:val="2"/>
          <w:sz w:val="21"/>
          <w:szCs w:val="21"/>
        </w:rPr>
        <w:t>侧重于网络日志异常检测</w:t>
      </w:r>
      <w:r w:rsidRPr="00F13605">
        <w:rPr>
          <w:rFonts w:hint="eastAsia"/>
          <w:kern w:val="2"/>
          <w:sz w:val="21"/>
          <w:szCs w:val="21"/>
        </w:rPr>
        <w:t>模块</w:t>
      </w:r>
      <w:r w:rsidR="0065621F">
        <w:rPr>
          <w:rFonts w:hint="eastAsia"/>
          <w:kern w:val="2"/>
          <w:sz w:val="21"/>
          <w:szCs w:val="21"/>
        </w:rPr>
        <w:t>的相关工作，我们合力完成了攻击路径重构模块的相关工作。</w:t>
      </w:r>
      <w:r w:rsidRPr="00F13605">
        <w:rPr>
          <w:rFonts w:hint="eastAsia"/>
          <w:kern w:val="2"/>
          <w:sz w:val="21"/>
          <w:szCs w:val="21"/>
        </w:rPr>
        <w:t>实验过程中我们合作讨论，向学长老师请教，共同解决了过程中的许多难题。同时吴佳航作为本次项目的负责人，为项目</w:t>
      </w:r>
      <w:r w:rsidR="0065621F">
        <w:rPr>
          <w:rFonts w:hint="eastAsia"/>
          <w:kern w:val="2"/>
          <w:sz w:val="21"/>
          <w:szCs w:val="21"/>
        </w:rPr>
        <w:t>的规划与调整、</w:t>
      </w:r>
      <w:r w:rsidRPr="00F13605">
        <w:rPr>
          <w:rFonts w:hint="eastAsia"/>
          <w:kern w:val="2"/>
          <w:sz w:val="21"/>
          <w:szCs w:val="21"/>
        </w:rPr>
        <w:t>进度的</w:t>
      </w:r>
      <w:r w:rsidR="0065621F">
        <w:rPr>
          <w:rFonts w:hint="eastAsia"/>
          <w:kern w:val="2"/>
          <w:sz w:val="21"/>
          <w:szCs w:val="21"/>
        </w:rPr>
        <w:t>推进</w:t>
      </w:r>
      <w:r w:rsidRPr="00F13605">
        <w:rPr>
          <w:rFonts w:hint="eastAsia"/>
          <w:kern w:val="2"/>
          <w:sz w:val="21"/>
          <w:szCs w:val="21"/>
        </w:rPr>
        <w:t>做了许多工作，也负责了许多沟通与汇报的任务。</w:t>
      </w:r>
    </w:p>
    <w:p w:rsidR="0065621F" w:rsidRDefault="0065621F">
      <w:pPr>
        <w:widowControl/>
        <w:adjustRightInd/>
        <w:spacing w:line="240" w:lineRule="auto"/>
        <w:jc w:val="left"/>
        <w:textAlignment w:val="auto"/>
        <w:rPr>
          <w:rFonts w:ascii="Times New Roman" w:eastAsia="宋体" w:hAnsi="Times New Roman"/>
          <w:kern w:val="2"/>
          <w:sz w:val="21"/>
          <w:szCs w:val="21"/>
        </w:rPr>
      </w:pPr>
      <w:r>
        <w:rPr>
          <w:kern w:val="2"/>
          <w:sz w:val="21"/>
          <w:szCs w:val="21"/>
        </w:rPr>
        <w:br w:type="page"/>
      </w:r>
    </w:p>
    <w:p w:rsidR="0079474E" w:rsidRDefault="00000000">
      <w:pPr>
        <w:pStyle w:val="5"/>
        <w:ind w:firstLine="560"/>
      </w:pPr>
      <w:r>
        <w:rPr>
          <w:rFonts w:hint="eastAsia"/>
        </w:rPr>
        <w:lastRenderedPageBreak/>
        <w:t>致谢</w:t>
      </w:r>
    </w:p>
    <w:p w:rsidR="0079474E" w:rsidRDefault="00000000" w:rsidP="00213BCC">
      <w:pPr>
        <w:pStyle w:val="11"/>
        <w:ind w:firstLine="420"/>
        <w:rPr>
          <w:kern w:val="2"/>
          <w:sz w:val="21"/>
          <w:szCs w:val="21"/>
        </w:rPr>
      </w:pPr>
      <w:r>
        <w:rPr>
          <w:rFonts w:hint="eastAsia"/>
          <w:kern w:val="2"/>
          <w:sz w:val="21"/>
          <w:szCs w:val="21"/>
        </w:rPr>
        <w:t>在完成本论文的过程中，我们得到了许多老师同学的支持，非常感谢大家对我们的帮助。首先感谢网络空间安全学院桂佳平老师对我们的悉心指导，桂老师在学术研究方法和思路上给了我们许多的建议，也在研究过程中给予了我们多方面的帮助，让我们能够从本次</w:t>
      </w:r>
      <w:r>
        <w:rPr>
          <w:rFonts w:hint="eastAsia"/>
          <w:kern w:val="2"/>
          <w:sz w:val="21"/>
          <w:szCs w:val="21"/>
        </w:rPr>
        <w:t>PRP</w:t>
      </w:r>
      <w:r>
        <w:rPr>
          <w:rFonts w:hint="eastAsia"/>
          <w:kern w:val="2"/>
          <w:sz w:val="21"/>
          <w:szCs w:val="21"/>
        </w:rPr>
        <w:t>中受益良多。也要感谢实验室的周义欣学长，为我们答疑解惑，也提供了复现的方法以及实验数据等重要的帮助。还要感谢伍岳同学为我们的实验提供的协助，和我们一起艰苦奋斗。最后感谢网络空间安全学院给我们提供的宝贵的科研实践的机会，我们都从中收获许多。</w:t>
      </w:r>
    </w:p>
    <w:p w:rsidR="00F13605" w:rsidRPr="00F13605" w:rsidRDefault="0065621F" w:rsidP="0065621F">
      <w:pPr>
        <w:pStyle w:val="11"/>
        <w:ind w:firstLineChars="0" w:firstLine="0"/>
        <w:rPr>
          <w:rFonts w:hint="eastAsia"/>
          <w:kern w:val="2"/>
          <w:sz w:val="21"/>
          <w:szCs w:val="21"/>
        </w:rPr>
      </w:pPr>
      <w:r>
        <w:rPr>
          <w:kern w:val="2"/>
          <w:sz w:val="21"/>
          <w:szCs w:val="21"/>
        </w:rPr>
        <w:tab/>
      </w:r>
    </w:p>
    <w:sectPr w:rsidR="00F13605" w:rsidRPr="00F13605">
      <w:headerReference w:type="default" r:id="rId22"/>
      <w:footerReference w:type="default" r:id="rId23"/>
      <w:pgSz w:w="11907" w:h="16840"/>
      <w:pgMar w:top="1814" w:right="1588" w:bottom="1361" w:left="1588" w:header="0" w:footer="0" w:gutter="0"/>
      <w:cols w:space="425"/>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16E1" w:rsidRDefault="007216E1">
      <w:pPr>
        <w:spacing w:line="240" w:lineRule="auto"/>
      </w:pPr>
      <w:r>
        <w:separator/>
      </w:r>
    </w:p>
  </w:endnote>
  <w:endnote w:type="continuationSeparator" w:id="0">
    <w:p w:rsidR="007216E1" w:rsidRDefault="00721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74E" w:rsidRDefault="00000000">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rsidR="0079474E" w:rsidRDefault="0079474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74E" w:rsidRDefault="00000000">
    <w:pPr>
      <w:pStyle w:val="a8"/>
      <w:jc w:val="center"/>
    </w:pPr>
    <w:r>
      <w:rPr>
        <w:lang w:val="zh-CN"/>
      </w:rPr>
      <w:t xml:space="preserve"> </w:t>
    </w:r>
  </w:p>
  <w:p w:rsidR="0079474E" w:rsidRDefault="0079474E">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3BCC" w:rsidRDefault="00213BCC">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74E" w:rsidRDefault="00000000">
    <w:pPr>
      <w:pStyle w:val="a8"/>
      <w:jc w:val="center"/>
    </w:pPr>
    <w:r>
      <w:rPr>
        <w:lang w:val="zh-CN"/>
      </w:rPr>
      <w:t xml:space="preserve"> </w:t>
    </w:r>
  </w:p>
  <w:p w:rsidR="0079474E" w:rsidRDefault="0079474E">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16E1" w:rsidRDefault="007216E1">
      <w:pPr>
        <w:spacing w:line="240" w:lineRule="auto"/>
      </w:pPr>
      <w:r>
        <w:separator/>
      </w:r>
    </w:p>
  </w:footnote>
  <w:footnote w:type="continuationSeparator" w:id="0">
    <w:p w:rsidR="007216E1" w:rsidRDefault="007216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3BCC" w:rsidRDefault="00213BC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74E" w:rsidRDefault="00000000">
    <w:r>
      <w:rPr>
        <w:noProof/>
      </w:rPr>
      <w:drawing>
        <wp:anchor distT="0" distB="0" distL="114300" distR="114300" simplePos="0" relativeHeight="251659264" behindDoc="1" locked="0" layoutInCell="1" allowOverlap="1">
          <wp:simplePos x="0" y="0"/>
          <wp:positionH relativeFrom="column">
            <wp:posOffset>523875</wp:posOffset>
          </wp:positionH>
          <wp:positionV relativeFrom="paragraph">
            <wp:posOffset>3648075</wp:posOffset>
          </wp:positionV>
          <wp:extent cx="4581525" cy="4581525"/>
          <wp:effectExtent l="0" t="0" r="0" b="0"/>
          <wp:wrapNone/>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
                    <a:lum bright="40000"/>
                    <a:extLst>
                      <a:ext uri="{28A0092B-C50C-407E-A947-70E740481C1C}">
                        <a14:useLocalDpi xmlns:a14="http://schemas.microsoft.com/office/drawing/2010/main" val="0"/>
                      </a:ext>
                    </a:extLst>
                  </a:blip>
                  <a:srcRect/>
                  <a:stretch>
                    <a:fillRect/>
                  </a:stretch>
                </pic:blipFill>
                <pic:spPr>
                  <a:xfrm>
                    <a:off x="0" y="0"/>
                    <a:ext cx="4581525" cy="458152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3BCC" w:rsidRDefault="00213BCC">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3BCC" w:rsidRDefault="00213BCC" w:rsidP="00213BCC">
    <w:r>
      <w:rPr>
        <w:rFonts w:hint="eastAsia"/>
      </w:rPr>
      <w:t xml:space="preserve">                            </w:t>
    </w:r>
  </w:p>
  <w:p w:rsidR="00213BCC" w:rsidRDefault="00213BCC" w:rsidP="00213BCC">
    <w:pPr>
      <w:pStyle w:val="aa"/>
      <w:jc w:val="left"/>
    </w:pPr>
    <w:r>
      <w:rPr>
        <w:noProof/>
      </w:rPr>
      <w:drawing>
        <wp:inline distT="0" distB="0" distL="0" distR="0" wp14:anchorId="3C8BFC3A" wp14:editId="61582332">
          <wp:extent cx="1123950" cy="2984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23950" cy="298450"/>
                  </a:xfrm>
                  <a:prstGeom prst="rect">
                    <a:avLst/>
                  </a:prstGeom>
                  <a:noFill/>
                  <a:ln>
                    <a:noFill/>
                  </a:ln>
                </pic:spPr>
              </pic:pic>
            </a:graphicData>
          </a:graphic>
        </wp:inline>
      </w:drawing>
    </w:r>
    <w:r>
      <w:rPr>
        <w:rFonts w:hint="eastAsia"/>
      </w:rPr>
      <w:t xml:space="preserve">               </w:t>
    </w:r>
    <w:r>
      <w:rPr>
        <w:rFonts w:ascii="楷体_GB2312" w:hint="eastAsia"/>
      </w:rPr>
      <w:t xml:space="preserve"> </w:t>
    </w:r>
    <w:r>
      <w:rPr>
        <w:rFonts w:ascii="楷体_GB2312" w:hAnsi="Times New Roman" w:hint="eastAsia"/>
        <w:szCs w:val="20"/>
      </w:rPr>
      <w:t>上海交通大学第47期PRP学生研究论文</w:t>
    </w:r>
  </w:p>
  <w:p w:rsidR="00213BCC" w:rsidRDefault="00213BCC" w:rsidP="00213BCC"/>
  <w:p w:rsidR="0079474E" w:rsidRPr="00213BCC" w:rsidRDefault="0079474E" w:rsidP="00213BCC">
    <w:pPr>
      <w:ind w:right="84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29CE"/>
    <w:multiLevelType w:val="multilevel"/>
    <w:tmpl w:val="169329CE"/>
    <w:lvl w:ilvl="0">
      <w:start w:val="1"/>
      <w:numFmt w:val="decimal"/>
      <w:lvlText w:val="%1."/>
      <w:lvlJc w:val="left"/>
      <w:pPr>
        <w:ind w:left="840" w:hanging="360"/>
      </w:pPr>
      <w:rPr>
        <w:rFonts w:hint="default"/>
      </w:rPr>
    </w:lvl>
    <w:lvl w:ilvl="1">
      <w:start w:val="1"/>
      <w:numFmt w:val="decimal"/>
      <w:isLgl/>
      <w:lvlText w:val="%1.%2"/>
      <w:lvlJc w:val="left"/>
      <w:pPr>
        <w:ind w:left="850" w:hanging="37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560" w:hanging="108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1920" w:hanging="1440"/>
      </w:pPr>
      <w:rPr>
        <w:rFonts w:hint="default"/>
      </w:rPr>
    </w:lvl>
  </w:abstractNum>
  <w:abstractNum w:abstractNumId="1" w15:restartNumberingAfterBreak="0">
    <w:nsid w:val="3AB86C89"/>
    <w:multiLevelType w:val="multilevel"/>
    <w:tmpl w:val="3AB86C8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6688243">
    <w:abstractNumId w:val="0"/>
  </w:num>
  <w:num w:numId="2" w16cid:durableId="19227193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佳航 吴">
    <w15:presenceInfo w15:providerId="Windows Live" w15:userId="8ab5b462d3ef36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5"/>
  <w:drawingGridHorizontalSpacing w:val="8"/>
  <w:drawingGridVerticalSpacing w:val="435"/>
  <w:displayHorizontalDrawingGridEvery w:val="2"/>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F37"/>
    <w:rsid w:val="F5C70800"/>
    <w:rsid w:val="00000566"/>
    <w:rsid w:val="00001039"/>
    <w:rsid w:val="000064F0"/>
    <w:rsid w:val="000102E8"/>
    <w:rsid w:val="000118E5"/>
    <w:rsid w:val="00015074"/>
    <w:rsid w:val="0002303E"/>
    <w:rsid w:val="00023B06"/>
    <w:rsid w:val="000251DF"/>
    <w:rsid w:val="00037402"/>
    <w:rsid w:val="000405D0"/>
    <w:rsid w:val="00042FDD"/>
    <w:rsid w:val="00053233"/>
    <w:rsid w:val="00055120"/>
    <w:rsid w:val="00055B54"/>
    <w:rsid w:val="0006268E"/>
    <w:rsid w:val="0007200B"/>
    <w:rsid w:val="00073EE7"/>
    <w:rsid w:val="000765C4"/>
    <w:rsid w:val="000925BE"/>
    <w:rsid w:val="00093C1C"/>
    <w:rsid w:val="000A28EE"/>
    <w:rsid w:val="000B6081"/>
    <w:rsid w:val="000C35C0"/>
    <w:rsid w:val="000C667D"/>
    <w:rsid w:val="000C7BDA"/>
    <w:rsid w:val="000D02C5"/>
    <w:rsid w:val="000F16C8"/>
    <w:rsid w:val="00111DF3"/>
    <w:rsid w:val="00124065"/>
    <w:rsid w:val="0012690A"/>
    <w:rsid w:val="00136EAD"/>
    <w:rsid w:val="00152704"/>
    <w:rsid w:val="00164E52"/>
    <w:rsid w:val="001676E8"/>
    <w:rsid w:val="00173DC2"/>
    <w:rsid w:val="001818F3"/>
    <w:rsid w:val="00184EC3"/>
    <w:rsid w:val="00186371"/>
    <w:rsid w:val="0018753D"/>
    <w:rsid w:val="001905D8"/>
    <w:rsid w:val="001917F8"/>
    <w:rsid w:val="001972F9"/>
    <w:rsid w:val="001B686A"/>
    <w:rsid w:val="001C7487"/>
    <w:rsid w:val="001D04F9"/>
    <w:rsid w:val="001D4E6F"/>
    <w:rsid w:val="001D76D6"/>
    <w:rsid w:val="001F3780"/>
    <w:rsid w:val="00201AAA"/>
    <w:rsid w:val="00202614"/>
    <w:rsid w:val="00206159"/>
    <w:rsid w:val="00212AC9"/>
    <w:rsid w:val="00212F75"/>
    <w:rsid w:val="00213BCC"/>
    <w:rsid w:val="00213D63"/>
    <w:rsid w:val="00221D78"/>
    <w:rsid w:val="00221FF4"/>
    <w:rsid w:val="002245FE"/>
    <w:rsid w:val="00232E75"/>
    <w:rsid w:val="00237C7C"/>
    <w:rsid w:val="00246025"/>
    <w:rsid w:val="002473B9"/>
    <w:rsid w:val="00252C4D"/>
    <w:rsid w:val="002544CA"/>
    <w:rsid w:val="002566FB"/>
    <w:rsid w:val="00260E0F"/>
    <w:rsid w:val="00261893"/>
    <w:rsid w:val="002643B0"/>
    <w:rsid w:val="00265F8F"/>
    <w:rsid w:val="00272298"/>
    <w:rsid w:val="00280716"/>
    <w:rsid w:val="002839E2"/>
    <w:rsid w:val="00297DD3"/>
    <w:rsid w:val="002D2B4F"/>
    <w:rsid w:val="002E1388"/>
    <w:rsid w:val="002E4CE9"/>
    <w:rsid w:val="002F25AE"/>
    <w:rsid w:val="002F502F"/>
    <w:rsid w:val="002F67B4"/>
    <w:rsid w:val="002F7E85"/>
    <w:rsid w:val="00306CF7"/>
    <w:rsid w:val="00307391"/>
    <w:rsid w:val="003074DE"/>
    <w:rsid w:val="00312F78"/>
    <w:rsid w:val="0031478B"/>
    <w:rsid w:val="00315C24"/>
    <w:rsid w:val="00316783"/>
    <w:rsid w:val="00317880"/>
    <w:rsid w:val="00325126"/>
    <w:rsid w:val="00326FDF"/>
    <w:rsid w:val="00334AE9"/>
    <w:rsid w:val="00334B5B"/>
    <w:rsid w:val="00341BBD"/>
    <w:rsid w:val="003435C9"/>
    <w:rsid w:val="003522C4"/>
    <w:rsid w:val="00354CFB"/>
    <w:rsid w:val="00357A5B"/>
    <w:rsid w:val="00361E82"/>
    <w:rsid w:val="003625E5"/>
    <w:rsid w:val="00367C75"/>
    <w:rsid w:val="00374677"/>
    <w:rsid w:val="00374F4C"/>
    <w:rsid w:val="0037643C"/>
    <w:rsid w:val="00383875"/>
    <w:rsid w:val="003849AF"/>
    <w:rsid w:val="003A628B"/>
    <w:rsid w:val="003B391D"/>
    <w:rsid w:val="003B5784"/>
    <w:rsid w:val="003C28AB"/>
    <w:rsid w:val="003C7044"/>
    <w:rsid w:val="003D7A98"/>
    <w:rsid w:val="003E1DCF"/>
    <w:rsid w:val="003E3823"/>
    <w:rsid w:val="003E4415"/>
    <w:rsid w:val="003E4C84"/>
    <w:rsid w:val="003F4ECA"/>
    <w:rsid w:val="004069DE"/>
    <w:rsid w:val="00407169"/>
    <w:rsid w:val="00433217"/>
    <w:rsid w:val="0044523E"/>
    <w:rsid w:val="00455C38"/>
    <w:rsid w:val="00457309"/>
    <w:rsid w:val="00460A7C"/>
    <w:rsid w:val="00461EEB"/>
    <w:rsid w:val="00462525"/>
    <w:rsid w:val="004637D0"/>
    <w:rsid w:val="00466FBE"/>
    <w:rsid w:val="0047175B"/>
    <w:rsid w:val="0047394C"/>
    <w:rsid w:val="00473A14"/>
    <w:rsid w:val="004807A4"/>
    <w:rsid w:val="00482284"/>
    <w:rsid w:val="004858CA"/>
    <w:rsid w:val="00486F2E"/>
    <w:rsid w:val="00494C89"/>
    <w:rsid w:val="00497281"/>
    <w:rsid w:val="004A423B"/>
    <w:rsid w:val="004B124E"/>
    <w:rsid w:val="004C444E"/>
    <w:rsid w:val="004C4B36"/>
    <w:rsid w:val="004D2E40"/>
    <w:rsid w:val="004D3804"/>
    <w:rsid w:val="004D6A72"/>
    <w:rsid w:val="004E0986"/>
    <w:rsid w:val="004F4FB5"/>
    <w:rsid w:val="005058A1"/>
    <w:rsid w:val="00513A4A"/>
    <w:rsid w:val="00515322"/>
    <w:rsid w:val="00527511"/>
    <w:rsid w:val="00534CA3"/>
    <w:rsid w:val="005504DE"/>
    <w:rsid w:val="00553200"/>
    <w:rsid w:val="005627F5"/>
    <w:rsid w:val="005715D2"/>
    <w:rsid w:val="005729B7"/>
    <w:rsid w:val="005843A1"/>
    <w:rsid w:val="00594904"/>
    <w:rsid w:val="00596254"/>
    <w:rsid w:val="005A0482"/>
    <w:rsid w:val="005A3F89"/>
    <w:rsid w:val="005B0B1C"/>
    <w:rsid w:val="005B5B5F"/>
    <w:rsid w:val="005B64EB"/>
    <w:rsid w:val="005B6950"/>
    <w:rsid w:val="005B6A33"/>
    <w:rsid w:val="005C0ED0"/>
    <w:rsid w:val="005C264B"/>
    <w:rsid w:val="005D745F"/>
    <w:rsid w:val="005E0DA1"/>
    <w:rsid w:val="005E1D64"/>
    <w:rsid w:val="005E4F7D"/>
    <w:rsid w:val="005F5E51"/>
    <w:rsid w:val="00605432"/>
    <w:rsid w:val="00605586"/>
    <w:rsid w:val="0060720F"/>
    <w:rsid w:val="006100C5"/>
    <w:rsid w:val="0061566E"/>
    <w:rsid w:val="006261A9"/>
    <w:rsid w:val="00626F99"/>
    <w:rsid w:val="00632D96"/>
    <w:rsid w:val="0065621F"/>
    <w:rsid w:val="006604E5"/>
    <w:rsid w:val="00661993"/>
    <w:rsid w:val="00664BCB"/>
    <w:rsid w:val="00671828"/>
    <w:rsid w:val="006734FB"/>
    <w:rsid w:val="00676917"/>
    <w:rsid w:val="006918DE"/>
    <w:rsid w:val="006A4E98"/>
    <w:rsid w:val="006B3684"/>
    <w:rsid w:val="006C0C1A"/>
    <w:rsid w:val="006C1189"/>
    <w:rsid w:val="006C594F"/>
    <w:rsid w:val="006C5B09"/>
    <w:rsid w:val="006D0F56"/>
    <w:rsid w:val="006E2FF0"/>
    <w:rsid w:val="006E4584"/>
    <w:rsid w:val="0070411A"/>
    <w:rsid w:val="00704A99"/>
    <w:rsid w:val="00705667"/>
    <w:rsid w:val="0071521A"/>
    <w:rsid w:val="007216E1"/>
    <w:rsid w:val="00723AFE"/>
    <w:rsid w:val="00730442"/>
    <w:rsid w:val="00741C55"/>
    <w:rsid w:val="007533CB"/>
    <w:rsid w:val="00757E8A"/>
    <w:rsid w:val="00763B71"/>
    <w:rsid w:val="007732BF"/>
    <w:rsid w:val="00776A9C"/>
    <w:rsid w:val="007805D4"/>
    <w:rsid w:val="00780A50"/>
    <w:rsid w:val="00781D2C"/>
    <w:rsid w:val="00790B47"/>
    <w:rsid w:val="00791B99"/>
    <w:rsid w:val="0079474E"/>
    <w:rsid w:val="00794DEE"/>
    <w:rsid w:val="00797C4F"/>
    <w:rsid w:val="007A2C48"/>
    <w:rsid w:val="007A6014"/>
    <w:rsid w:val="007B1267"/>
    <w:rsid w:val="007B3593"/>
    <w:rsid w:val="007C36B5"/>
    <w:rsid w:val="007D1E55"/>
    <w:rsid w:val="007D3CB9"/>
    <w:rsid w:val="007D7C38"/>
    <w:rsid w:val="007E2128"/>
    <w:rsid w:val="007E5421"/>
    <w:rsid w:val="007F558E"/>
    <w:rsid w:val="007F5D9C"/>
    <w:rsid w:val="00812A38"/>
    <w:rsid w:val="00814293"/>
    <w:rsid w:val="00815E0D"/>
    <w:rsid w:val="008160FF"/>
    <w:rsid w:val="00817FBB"/>
    <w:rsid w:val="008411F7"/>
    <w:rsid w:val="008453BD"/>
    <w:rsid w:val="00864D69"/>
    <w:rsid w:val="00874913"/>
    <w:rsid w:val="00880484"/>
    <w:rsid w:val="00880FF0"/>
    <w:rsid w:val="00893E2B"/>
    <w:rsid w:val="00895B93"/>
    <w:rsid w:val="0089643E"/>
    <w:rsid w:val="008B332C"/>
    <w:rsid w:val="008B63EB"/>
    <w:rsid w:val="008C0F8C"/>
    <w:rsid w:val="008C4510"/>
    <w:rsid w:val="008D5FE1"/>
    <w:rsid w:val="008E4CAD"/>
    <w:rsid w:val="008E6C89"/>
    <w:rsid w:val="008F27FE"/>
    <w:rsid w:val="008F31EC"/>
    <w:rsid w:val="008F3345"/>
    <w:rsid w:val="008F394E"/>
    <w:rsid w:val="008F4AF0"/>
    <w:rsid w:val="009066A7"/>
    <w:rsid w:val="00910F5F"/>
    <w:rsid w:val="009137E9"/>
    <w:rsid w:val="00915293"/>
    <w:rsid w:val="009228C9"/>
    <w:rsid w:val="0092366C"/>
    <w:rsid w:val="00926BDA"/>
    <w:rsid w:val="00932B8C"/>
    <w:rsid w:val="009351BA"/>
    <w:rsid w:val="00937339"/>
    <w:rsid w:val="00937B92"/>
    <w:rsid w:val="00940777"/>
    <w:rsid w:val="009448A7"/>
    <w:rsid w:val="00950842"/>
    <w:rsid w:val="0095636A"/>
    <w:rsid w:val="00963D3C"/>
    <w:rsid w:val="00975015"/>
    <w:rsid w:val="009805EA"/>
    <w:rsid w:val="009809E0"/>
    <w:rsid w:val="00992784"/>
    <w:rsid w:val="00995D40"/>
    <w:rsid w:val="0099799C"/>
    <w:rsid w:val="009B7E35"/>
    <w:rsid w:val="009C6A4E"/>
    <w:rsid w:val="009D2639"/>
    <w:rsid w:val="009D3092"/>
    <w:rsid w:val="009D4F64"/>
    <w:rsid w:val="009E30F1"/>
    <w:rsid w:val="009E5FC4"/>
    <w:rsid w:val="009E6936"/>
    <w:rsid w:val="009F10B5"/>
    <w:rsid w:val="009F685D"/>
    <w:rsid w:val="00A00A3F"/>
    <w:rsid w:val="00A06642"/>
    <w:rsid w:val="00A066E0"/>
    <w:rsid w:val="00A06F60"/>
    <w:rsid w:val="00A07E96"/>
    <w:rsid w:val="00A11068"/>
    <w:rsid w:val="00A12734"/>
    <w:rsid w:val="00A14386"/>
    <w:rsid w:val="00A15A53"/>
    <w:rsid w:val="00A23FFB"/>
    <w:rsid w:val="00A26251"/>
    <w:rsid w:val="00A30686"/>
    <w:rsid w:val="00A328C1"/>
    <w:rsid w:val="00A34B30"/>
    <w:rsid w:val="00A377A8"/>
    <w:rsid w:val="00A42B05"/>
    <w:rsid w:val="00A43829"/>
    <w:rsid w:val="00A43E1D"/>
    <w:rsid w:val="00A467EF"/>
    <w:rsid w:val="00A5640D"/>
    <w:rsid w:val="00A65042"/>
    <w:rsid w:val="00A6795D"/>
    <w:rsid w:val="00A729C3"/>
    <w:rsid w:val="00A7494C"/>
    <w:rsid w:val="00A803AC"/>
    <w:rsid w:val="00A942DB"/>
    <w:rsid w:val="00AC556D"/>
    <w:rsid w:val="00AC5DA4"/>
    <w:rsid w:val="00AD6F22"/>
    <w:rsid w:val="00AE113A"/>
    <w:rsid w:val="00AE471C"/>
    <w:rsid w:val="00AF019E"/>
    <w:rsid w:val="00AF41B7"/>
    <w:rsid w:val="00AF5F42"/>
    <w:rsid w:val="00B040DB"/>
    <w:rsid w:val="00B157B2"/>
    <w:rsid w:val="00B243C9"/>
    <w:rsid w:val="00B27A07"/>
    <w:rsid w:val="00B34832"/>
    <w:rsid w:val="00B367C9"/>
    <w:rsid w:val="00B41FCD"/>
    <w:rsid w:val="00B4618F"/>
    <w:rsid w:val="00B55D36"/>
    <w:rsid w:val="00B7394A"/>
    <w:rsid w:val="00B82324"/>
    <w:rsid w:val="00B92B36"/>
    <w:rsid w:val="00BA0B1B"/>
    <w:rsid w:val="00BA10A5"/>
    <w:rsid w:val="00BA216A"/>
    <w:rsid w:val="00BA38E6"/>
    <w:rsid w:val="00BA5CCC"/>
    <w:rsid w:val="00BB4632"/>
    <w:rsid w:val="00BB614A"/>
    <w:rsid w:val="00BB6A8D"/>
    <w:rsid w:val="00BD4A19"/>
    <w:rsid w:val="00BE66D9"/>
    <w:rsid w:val="00BE7985"/>
    <w:rsid w:val="00BF39E6"/>
    <w:rsid w:val="00BF425A"/>
    <w:rsid w:val="00BF6DC3"/>
    <w:rsid w:val="00C117B1"/>
    <w:rsid w:val="00C15828"/>
    <w:rsid w:val="00C16424"/>
    <w:rsid w:val="00C21AD6"/>
    <w:rsid w:val="00C3776C"/>
    <w:rsid w:val="00C40F37"/>
    <w:rsid w:val="00C457BE"/>
    <w:rsid w:val="00C57060"/>
    <w:rsid w:val="00C62148"/>
    <w:rsid w:val="00C732CC"/>
    <w:rsid w:val="00C737B3"/>
    <w:rsid w:val="00C7693D"/>
    <w:rsid w:val="00C8426E"/>
    <w:rsid w:val="00C87C77"/>
    <w:rsid w:val="00C928E2"/>
    <w:rsid w:val="00CA043B"/>
    <w:rsid w:val="00CA61E5"/>
    <w:rsid w:val="00CB0E32"/>
    <w:rsid w:val="00CB62E0"/>
    <w:rsid w:val="00CC0CAB"/>
    <w:rsid w:val="00CC1FD7"/>
    <w:rsid w:val="00CC2FFB"/>
    <w:rsid w:val="00CC4C24"/>
    <w:rsid w:val="00CC7BDD"/>
    <w:rsid w:val="00CD1E9B"/>
    <w:rsid w:val="00CE6576"/>
    <w:rsid w:val="00CF666A"/>
    <w:rsid w:val="00D04E0D"/>
    <w:rsid w:val="00D14D77"/>
    <w:rsid w:val="00D2174E"/>
    <w:rsid w:val="00D2374C"/>
    <w:rsid w:val="00D24B18"/>
    <w:rsid w:val="00D34077"/>
    <w:rsid w:val="00D47AF3"/>
    <w:rsid w:val="00D52E65"/>
    <w:rsid w:val="00D5303E"/>
    <w:rsid w:val="00D7220A"/>
    <w:rsid w:val="00D7633F"/>
    <w:rsid w:val="00D8354C"/>
    <w:rsid w:val="00D86E09"/>
    <w:rsid w:val="00D956FB"/>
    <w:rsid w:val="00D957FA"/>
    <w:rsid w:val="00D9782F"/>
    <w:rsid w:val="00DA05C0"/>
    <w:rsid w:val="00DA1600"/>
    <w:rsid w:val="00DA262E"/>
    <w:rsid w:val="00DA6A13"/>
    <w:rsid w:val="00DB7977"/>
    <w:rsid w:val="00DB7B19"/>
    <w:rsid w:val="00DC19FB"/>
    <w:rsid w:val="00DD7421"/>
    <w:rsid w:val="00DD7DEB"/>
    <w:rsid w:val="00DE0817"/>
    <w:rsid w:val="00DF7277"/>
    <w:rsid w:val="00E07677"/>
    <w:rsid w:val="00E20B71"/>
    <w:rsid w:val="00E32887"/>
    <w:rsid w:val="00E36E56"/>
    <w:rsid w:val="00E42E48"/>
    <w:rsid w:val="00E46153"/>
    <w:rsid w:val="00E51922"/>
    <w:rsid w:val="00E5626B"/>
    <w:rsid w:val="00E562B4"/>
    <w:rsid w:val="00E63559"/>
    <w:rsid w:val="00E64655"/>
    <w:rsid w:val="00E67E8E"/>
    <w:rsid w:val="00E77793"/>
    <w:rsid w:val="00E8792B"/>
    <w:rsid w:val="00E87F65"/>
    <w:rsid w:val="00E94B45"/>
    <w:rsid w:val="00EA6DAE"/>
    <w:rsid w:val="00EA6DD8"/>
    <w:rsid w:val="00EA764E"/>
    <w:rsid w:val="00EB138E"/>
    <w:rsid w:val="00EB3302"/>
    <w:rsid w:val="00EB5D13"/>
    <w:rsid w:val="00EC06C2"/>
    <w:rsid w:val="00EC4362"/>
    <w:rsid w:val="00EC72B1"/>
    <w:rsid w:val="00ED4A9C"/>
    <w:rsid w:val="00ED6C57"/>
    <w:rsid w:val="00EE60BE"/>
    <w:rsid w:val="00EF2CAE"/>
    <w:rsid w:val="00F00B63"/>
    <w:rsid w:val="00F0477B"/>
    <w:rsid w:val="00F06AA1"/>
    <w:rsid w:val="00F07BC2"/>
    <w:rsid w:val="00F12C0C"/>
    <w:rsid w:val="00F13605"/>
    <w:rsid w:val="00F14114"/>
    <w:rsid w:val="00F21916"/>
    <w:rsid w:val="00F2618E"/>
    <w:rsid w:val="00F324FB"/>
    <w:rsid w:val="00F3429F"/>
    <w:rsid w:val="00F40835"/>
    <w:rsid w:val="00F41335"/>
    <w:rsid w:val="00F420FF"/>
    <w:rsid w:val="00F434CE"/>
    <w:rsid w:val="00F43E49"/>
    <w:rsid w:val="00F54F9D"/>
    <w:rsid w:val="00F555E3"/>
    <w:rsid w:val="00F56214"/>
    <w:rsid w:val="00F67958"/>
    <w:rsid w:val="00F763BF"/>
    <w:rsid w:val="00F82EEE"/>
    <w:rsid w:val="00F86685"/>
    <w:rsid w:val="00F86F0B"/>
    <w:rsid w:val="00F94F9D"/>
    <w:rsid w:val="00FA2894"/>
    <w:rsid w:val="00FA7205"/>
    <w:rsid w:val="00FB1C93"/>
    <w:rsid w:val="00FB3F24"/>
    <w:rsid w:val="00FC1E5D"/>
    <w:rsid w:val="00FC399E"/>
    <w:rsid w:val="00FC68D2"/>
    <w:rsid w:val="00FD1235"/>
    <w:rsid w:val="00FE1884"/>
    <w:rsid w:val="00FE4F87"/>
    <w:rsid w:val="00FF699D"/>
    <w:rsid w:val="173157BB"/>
    <w:rsid w:val="28A22293"/>
    <w:rsid w:val="28C825D9"/>
    <w:rsid w:val="2E501787"/>
    <w:rsid w:val="3554561D"/>
    <w:rsid w:val="389B7797"/>
    <w:rsid w:val="3F6AA1DB"/>
    <w:rsid w:val="47587B3B"/>
    <w:rsid w:val="4BAA3C4F"/>
    <w:rsid w:val="56721869"/>
    <w:rsid w:val="66E55421"/>
    <w:rsid w:val="6DFB0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8EE1A"/>
  <w15:docId w15:val="{70A6B52B-5024-4955-9CE7-3E7514EF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iPriority="0" w:qFormat="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1DF"/>
    <w:pPr>
      <w:widowControl w:val="0"/>
      <w:adjustRightInd w:val="0"/>
      <w:spacing w:line="312" w:lineRule="atLeast"/>
      <w:jc w:val="both"/>
      <w:textAlignment w:val="baseline"/>
    </w:pPr>
    <w:rPr>
      <w:rFonts w:ascii="Arial" w:eastAsia="楷体_GB2312" w:hAnsi="Arial"/>
      <w:sz w:val="32"/>
    </w:rPr>
  </w:style>
  <w:style w:type="paragraph" w:styleId="1">
    <w:name w:val="heading 1"/>
    <w:basedOn w:val="a"/>
    <w:next w:val="a"/>
    <w:link w:val="10"/>
    <w:uiPriority w:val="9"/>
    <w:qFormat/>
    <w:pPr>
      <w:keepNext/>
      <w:keepLines/>
      <w:spacing w:before="340" w:after="330" w:line="578" w:lineRule="atLeast"/>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tLeast"/>
      <w:outlineLvl w:val="1"/>
    </w:pPr>
    <w:rPr>
      <w:rFonts w:asciiTheme="majorHAnsi" w:eastAsiaTheme="majorEastAsia" w:hAnsiTheme="majorHAnsi" w:cstheme="majorBidi"/>
      <w:b/>
      <w:bCs/>
      <w:szCs w:val="32"/>
    </w:rPr>
  </w:style>
  <w:style w:type="paragraph" w:styleId="3">
    <w:name w:val="heading 3"/>
    <w:basedOn w:val="a"/>
    <w:next w:val="a"/>
    <w:link w:val="30"/>
    <w:uiPriority w:val="9"/>
    <w:semiHidden/>
    <w:unhideWhenUsed/>
    <w:qFormat/>
    <w:pPr>
      <w:keepNext/>
      <w:keepLines/>
      <w:spacing w:before="260" w:after="260" w:line="416" w:lineRule="atLeast"/>
      <w:outlineLvl w:val="2"/>
    </w:pPr>
    <w:rPr>
      <w:b/>
      <w:bCs/>
      <w:szCs w:val="32"/>
    </w:rPr>
  </w:style>
  <w:style w:type="paragraph" w:styleId="4">
    <w:name w:val="heading 4"/>
    <w:basedOn w:val="a"/>
    <w:next w:val="a"/>
    <w:link w:val="40"/>
    <w:uiPriority w:val="9"/>
    <w:semiHidden/>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rPr>
  </w:style>
  <w:style w:type="paragraph" w:styleId="a4">
    <w:name w:val="Body Text Indent"/>
    <w:basedOn w:val="a"/>
    <w:semiHidden/>
    <w:qFormat/>
    <w:pPr>
      <w:ind w:firstLine="640"/>
    </w:pPr>
    <w:rPr>
      <w:sz w:val="30"/>
    </w:rPr>
  </w:style>
  <w:style w:type="paragraph" w:styleId="a5">
    <w:name w:val="Plain Text"/>
    <w:basedOn w:val="a"/>
    <w:semiHidden/>
    <w:qFormat/>
    <w:pPr>
      <w:widowControl/>
      <w:adjustRightInd/>
      <w:spacing w:before="100" w:beforeAutospacing="1" w:after="100" w:afterAutospacing="1" w:line="240" w:lineRule="auto"/>
      <w:jc w:val="left"/>
      <w:textAlignment w:val="auto"/>
    </w:pPr>
    <w:rPr>
      <w:rFonts w:ascii="宋体" w:eastAsia="宋体" w:hAnsi="宋体"/>
      <w:sz w:val="24"/>
      <w:szCs w:val="24"/>
    </w:rPr>
  </w:style>
  <w:style w:type="paragraph" w:styleId="a6">
    <w:name w:val="Date"/>
    <w:basedOn w:val="a"/>
    <w:next w:val="a"/>
    <w:semiHidden/>
    <w:qFormat/>
    <w:pPr>
      <w:adjustRightInd/>
      <w:spacing w:line="240" w:lineRule="auto"/>
      <w:textAlignment w:val="auto"/>
    </w:pPr>
    <w:rPr>
      <w:rFonts w:ascii="Times New Roman" w:eastAsia="宋体" w:hAnsi="Times New Roman"/>
      <w:kern w:val="2"/>
      <w:sz w:val="21"/>
    </w:rPr>
  </w:style>
  <w:style w:type="paragraph" w:styleId="21">
    <w:name w:val="Body Text Indent 2"/>
    <w:basedOn w:val="a"/>
    <w:semiHidden/>
    <w:qFormat/>
    <w:pPr>
      <w:ind w:leftChars="17" w:left="54" w:firstLineChars="200" w:firstLine="560"/>
    </w:pPr>
    <w:rPr>
      <w:sz w:val="28"/>
    </w:rPr>
  </w:style>
  <w:style w:type="paragraph" w:styleId="a7">
    <w:name w:val="Balloon Text"/>
    <w:basedOn w:val="a"/>
    <w:semiHidden/>
    <w:qFormat/>
    <w:rPr>
      <w:sz w:val="18"/>
      <w:szCs w:val="18"/>
    </w:rPr>
  </w:style>
  <w:style w:type="paragraph" w:styleId="a8">
    <w:name w:val="footer"/>
    <w:basedOn w:val="a"/>
    <w:link w:val="a9"/>
    <w:uiPriority w:val="99"/>
    <w:qFormat/>
    <w:pPr>
      <w:tabs>
        <w:tab w:val="center" w:pos="4153"/>
        <w:tab w:val="right" w:pos="8306"/>
      </w:tabs>
      <w:snapToGrid w:val="0"/>
      <w:spacing w:line="240" w:lineRule="atLeast"/>
      <w:jc w:val="left"/>
    </w:pPr>
    <w:rPr>
      <w:sz w:val="18"/>
    </w:rPr>
  </w:style>
  <w:style w:type="paragraph" w:styleId="aa">
    <w:name w:val="header"/>
    <w:basedOn w:val="a"/>
    <w:link w:val="ab"/>
    <w:uiPriority w:val="99"/>
    <w:qFormat/>
    <w:pPr>
      <w:pBdr>
        <w:bottom w:val="single" w:sz="6" w:space="1" w:color="auto"/>
      </w:pBdr>
      <w:tabs>
        <w:tab w:val="center" w:pos="4153"/>
        <w:tab w:val="right" w:pos="8306"/>
      </w:tabs>
      <w:snapToGrid w:val="0"/>
      <w:spacing w:line="240" w:lineRule="atLeast"/>
      <w:jc w:val="center"/>
    </w:pPr>
    <w:rPr>
      <w:sz w:val="18"/>
      <w:szCs w:val="18"/>
    </w:rPr>
  </w:style>
  <w:style w:type="paragraph" w:styleId="31">
    <w:name w:val="Body Text Indent 3"/>
    <w:basedOn w:val="a"/>
    <w:semiHidden/>
    <w:qFormat/>
    <w:pPr>
      <w:ind w:firstLineChars="228" w:firstLine="638"/>
      <w:jc w:val="left"/>
    </w:pPr>
    <w:rPr>
      <w:sz w:val="28"/>
    </w:rPr>
  </w:style>
  <w:style w:type="paragraph" w:styleId="ac">
    <w:name w:val="Normal (Web)"/>
    <w:basedOn w:val="a"/>
    <w:uiPriority w:val="99"/>
    <w:semiHidden/>
    <w:qFormat/>
    <w:pPr>
      <w:widowControl/>
      <w:adjustRightInd/>
      <w:spacing w:before="100" w:beforeAutospacing="1" w:after="100" w:afterAutospacing="1" w:line="240" w:lineRule="auto"/>
      <w:jc w:val="left"/>
      <w:textAlignment w:val="auto"/>
    </w:pPr>
    <w:rPr>
      <w:rFonts w:ascii="宋体" w:eastAsia="宋体" w:hAnsi="宋体"/>
      <w:sz w:val="24"/>
      <w:szCs w:val="24"/>
    </w:rPr>
  </w:style>
  <w:style w:type="character" w:styleId="ad">
    <w:name w:val="page number"/>
    <w:basedOn w:val="a0"/>
    <w:semiHidden/>
    <w:qFormat/>
  </w:style>
  <w:style w:type="character" w:styleId="ae">
    <w:name w:val="Hyperlink"/>
    <w:basedOn w:val="a0"/>
    <w:uiPriority w:val="99"/>
    <w:unhideWhenUsed/>
    <w:rPr>
      <w:color w:val="0563C1" w:themeColor="hyperlink"/>
      <w:u w:val="single"/>
    </w:rPr>
  </w:style>
  <w:style w:type="character" w:customStyle="1" w:styleId="ourfont1">
    <w:name w:val="ourfont1"/>
    <w:basedOn w:val="a0"/>
    <w:qFormat/>
    <w:rPr>
      <w:rFonts w:ascii="宋体" w:eastAsia="宋体" w:hAnsi="宋体" w:hint="eastAsia"/>
      <w:sz w:val="18"/>
      <w:szCs w:val="18"/>
    </w:rPr>
  </w:style>
  <w:style w:type="character" w:customStyle="1" w:styleId="a9">
    <w:name w:val="页脚 字符"/>
    <w:basedOn w:val="a0"/>
    <w:link w:val="a8"/>
    <w:uiPriority w:val="99"/>
    <w:qFormat/>
    <w:rPr>
      <w:rFonts w:ascii="Arial" w:eastAsia="楷体_GB2312" w:hAnsi="Arial"/>
      <w:sz w:val="18"/>
    </w:rPr>
  </w:style>
  <w:style w:type="character" w:customStyle="1" w:styleId="ab">
    <w:name w:val="页眉 字符"/>
    <w:basedOn w:val="a0"/>
    <w:link w:val="aa"/>
    <w:uiPriority w:val="99"/>
    <w:qFormat/>
    <w:rPr>
      <w:rFonts w:ascii="Arial" w:eastAsia="楷体_GB2312" w:hAnsi="Arial"/>
      <w:sz w:val="18"/>
      <w:szCs w:val="18"/>
    </w:rPr>
  </w:style>
  <w:style w:type="character" w:customStyle="1" w:styleId="10">
    <w:name w:val="标题 1 字符"/>
    <w:basedOn w:val="a0"/>
    <w:link w:val="1"/>
    <w:uiPriority w:val="9"/>
    <w:qFormat/>
    <w:rPr>
      <w:rFonts w:ascii="Arial" w:eastAsia="楷体_GB2312" w:hAnsi="Arial"/>
      <w:b/>
      <w:bCs/>
      <w:kern w:val="44"/>
      <w:sz w:val="44"/>
      <w:szCs w:val="44"/>
    </w:rPr>
  </w:style>
  <w:style w:type="paragraph" w:customStyle="1" w:styleId="5">
    <w:name w:val="标题5"/>
    <w:basedOn w:val="a"/>
    <w:next w:val="a"/>
    <w:link w:val="Char"/>
    <w:qFormat/>
    <w:pPr>
      <w:spacing w:before="240" w:after="60" w:line="240" w:lineRule="auto"/>
      <w:ind w:firstLineChars="200" w:firstLine="200"/>
      <w:jc w:val="center"/>
      <w:textAlignment w:val="auto"/>
      <w:outlineLvl w:val="0"/>
    </w:pPr>
    <w:rPr>
      <w:rFonts w:ascii="Times New Roman" w:eastAsia="黑体" w:hAnsi="Times New Roman"/>
      <w:kern w:val="2"/>
      <w:sz w:val="28"/>
      <w:szCs w:val="21"/>
    </w:rPr>
  </w:style>
  <w:style w:type="character" w:customStyle="1" w:styleId="Char">
    <w:name w:val="标题 Char"/>
    <w:basedOn w:val="a0"/>
    <w:link w:val="5"/>
    <w:qFormat/>
    <w:rPr>
      <w:rFonts w:eastAsia="黑体"/>
      <w:kern w:val="2"/>
      <w:sz w:val="28"/>
      <w:szCs w:val="21"/>
    </w:rPr>
  </w:style>
  <w:style w:type="paragraph" w:customStyle="1" w:styleId="af">
    <w:name w:val="关键词"/>
    <w:basedOn w:val="a"/>
    <w:next w:val="a"/>
    <w:link w:val="Char0"/>
    <w:qFormat/>
    <w:pPr>
      <w:adjustRightInd/>
      <w:spacing w:line="240" w:lineRule="auto"/>
      <w:jc w:val="left"/>
      <w:textAlignment w:val="auto"/>
    </w:pPr>
    <w:rPr>
      <w:rFonts w:ascii="Times New Roman" w:eastAsia="黑体" w:hAnsi="Times New Roman"/>
      <w:kern w:val="2"/>
      <w:sz w:val="24"/>
      <w:szCs w:val="21"/>
    </w:rPr>
  </w:style>
  <w:style w:type="character" w:customStyle="1" w:styleId="Char0">
    <w:name w:val="关键词 Char"/>
    <w:basedOn w:val="a0"/>
    <w:link w:val="af"/>
    <w:qFormat/>
    <w:rPr>
      <w:rFonts w:eastAsia="黑体"/>
      <w:kern w:val="2"/>
      <w:sz w:val="24"/>
      <w:szCs w:val="21"/>
    </w:rPr>
  </w:style>
  <w:style w:type="character" w:customStyle="1" w:styleId="Char1">
    <w:name w:val="正文 Char"/>
    <w:basedOn w:val="a0"/>
    <w:link w:val="11"/>
    <w:qFormat/>
  </w:style>
  <w:style w:type="paragraph" w:customStyle="1" w:styleId="11">
    <w:name w:val="正文1"/>
    <w:link w:val="Char1"/>
    <w:qFormat/>
    <w:pPr>
      <w:widowControl w:val="0"/>
      <w:ind w:firstLineChars="200" w:firstLine="200"/>
    </w:pPr>
  </w:style>
  <w:style w:type="paragraph" w:customStyle="1" w:styleId="12">
    <w:name w:val="标题1"/>
    <w:basedOn w:val="a"/>
    <w:next w:val="a"/>
    <w:link w:val="1Char"/>
    <w:qFormat/>
    <w:pPr>
      <w:spacing w:beforeLines="100" w:before="100" w:afterLines="100" w:after="100" w:line="240" w:lineRule="auto"/>
      <w:jc w:val="left"/>
      <w:textAlignment w:val="auto"/>
      <w:outlineLvl w:val="0"/>
    </w:pPr>
    <w:rPr>
      <w:rFonts w:ascii="Times New Roman" w:eastAsia="黑体" w:hAnsi="Times New Roman"/>
      <w:kern w:val="2"/>
      <w:sz w:val="24"/>
      <w:szCs w:val="21"/>
    </w:rPr>
  </w:style>
  <w:style w:type="character" w:customStyle="1" w:styleId="1Char">
    <w:name w:val="标题1 Char"/>
    <w:basedOn w:val="a0"/>
    <w:link w:val="12"/>
    <w:qFormat/>
    <w:rPr>
      <w:rFonts w:eastAsia="黑体"/>
      <w:kern w:val="2"/>
      <w:sz w:val="24"/>
      <w:szCs w:val="21"/>
    </w:rPr>
  </w:style>
  <w:style w:type="paragraph" w:customStyle="1" w:styleId="41">
    <w:name w:val="标题 41"/>
    <w:basedOn w:val="a"/>
    <w:next w:val="a"/>
    <w:semiHidden/>
    <w:qFormat/>
    <w:pPr>
      <w:adjustRightInd/>
      <w:spacing w:before="100" w:beforeAutospacing="1" w:after="100" w:afterAutospacing="1" w:line="240" w:lineRule="auto"/>
      <w:jc w:val="left"/>
      <w:textAlignment w:val="auto"/>
    </w:pPr>
    <w:rPr>
      <w:rFonts w:ascii="宋体" w:eastAsia="宋体" w:hAnsi="宋体" w:cs="宋体"/>
      <w:b/>
      <w:bCs/>
      <w:sz w:val="24"/>
      <w:szCs w:val="24"/>
      <w14:ligatures w14:val="standardContextual"/>
    </w:rPr>
  </w:style>
  <w:style w:type="paragraph" w:customStyle="1" w:styleId="22">
    <w:name w:val="标题2"/>
    <w:basedOn w:val="a"/>
    <w:next w:val="a"/>
    <w:link w:val="2Char"/>
    <w:qFormat/>
    <w:pPr>
      <w:adjustRightInd/>
      <w:spacing w:beforeLines="50" w:before="50" w:afterLines="50" w:after="50" w:line="240" w:lineRule="auto"/>
      <w:jc w:val="left"/>
      <w:textAlignment w:val="auto"/>
      <w:outlineLvl w:val="1"/>
    </w:pPr>
    <w:rPr>
      <w:rFonts w:ascii="Times New Roman" w:eastAsia="黑体" w:hAnsi="Times New Roman"/>
      <w:kern w:val="2"/>
      <w:sz w:val="21"/>
      <w:szCs w:val="21"/>
    </w:rPr>
  </w:style>
  <w:style w:type="paragraph" w:customStyle="1" w:styleId="32">
    <w:name w:val="标题3"/>
    <w:basedOn w:val="a"/>
    <w:next w:val="a"/>
    <w:qFormat/>
    <w:pPr>
      <w:adjustRightInd/>
      <w:spacing w:line="240" w:lineRule="auto"/>
      <w:jc w:val="left"/>
      <w:textAlignment w:val="auto"/>
      <w:outlineLvl w:val="2"/>
    </w:pPr>
    <w:rPr>
      <w:rFonts w:ascii="Times New Roman" w:eastAsia="宋体" w:hAnsi="Times New Roman"/>
      <w:b/>
      <w:kern w:val="2"/>
      <w:sz w:val="21"/>
      <w:szCs w:val="21"/>
    </w:rPr>
  </w:style>
  <w:style w:type="character" w:customStyle="1" w:styleId="2Char">
    <w:name w:val="标题2 Char"/>
    <w:basedOn w:val="a0"/>
    <w:link w:val="22"/>
    <w:qFormat/>
    <w:rPr>
      <w:rFonts w:eastAsia="黑体"/>
      <w:kern w:val="2"/>
      <w:sz w:val="21"/>
      <w:szCs w:val="21"/>
    </w:rPr>
  </w:style>
  <w:style w:type="character" w:customStyle="1" w:styleId="30">
    <w:name w:val="标题 3 字符"/>
    <w:basedOn w:val="a0"/>
    <w:link w:val="3"/>
    <w:uiPriority w:val="9"/>
    <w:semiHidden/>
    <w:qFormat/>
    <w:rPr>
      <w:rFonts w:ascii="Arial" w:eastAsia="楷体_GB2312" w:hAnsi="Arial"/>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styleId="af0">
    <w:name w:val="Placeholder Text"/>
    <w:basedOn w:val="a0"/>
    <w:uiPriority w:val="99"/>
    <w:semiHidden/>
    <w:qFormat/>
    <w:rPr>
      <w:color w:val="666666"/>
    </w:rPr>
  </w:style>
  <w:style w:type="table" w:customStyle="1" w:styleId="13">
    <w:name w:val="网格型浅色1"/>
    <w:basedOn w:val="a1"/>
    <w:uiPriority w:val="40"/>
    <w:qFormat/>
    <w:rPr>
      <w:rFonts w:asciiTheme="minorHAnsi" w:eastAsiaTheme="minorEastAsia" w:hAnsiTheme="minorHAnsi" w:cstheme="minorBidi"/>
      <w:kern w:val="2"/>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paragraph" w:styleId="af1">
    <w:name w:val="List Paragraph"/>
    <w:basedOn w:val="a"/>
    <w:uiPriority w:val="99"/>
    <w:unhideWhenUsed/>
    <w:pPr>
      <w:ind w:firstLineChars="200" w:firstLine="420"/>
    </w:pPr>
  </w:style>
  <w:style w:type="character" w:customStyle="1" w:styleId="14">
    <w:name w:val="未处理的提及1"/>
    <w:basedOn w:val="a0"/>
    <w:uiPriority w:val="99"/>
    <w:semiHidden/>
    <w:unhideWhenUsed/>
    <w:qFormat/>
    <w:rPr>
      <w:color w:val="605E5C"/>
      <w:shd w:val="clear" w:color="auto" w:fill="E1DFDD"/>
    </w:rPr>
  </w:style>
  <w:style w:type="paragraph" w:customStyle="1" w:styleId="15">
    <w:name w:val="修订1"/>
    <w:hidden/>
    <w:uiPriority w:val="99"/>
    <w:unhideWhenUsed/>
    <w:rPr>
      <w:rFonts w:ascii="Arial" w:eastAsia="楷体_GB2312" w:hAnsi="Arial"/>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978-1-4684-2001-2_9"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FiveDirections/OpTC-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58EEB082-02EB-411A-9C33-DFD8A8C57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3260</Words>
  <Characters>18586</Characters>
  <Application>Microsoft Office Word</Application>
  <DocSecurity>0</DocSecurity>
  <Lines>154</Lines>
  <Paragraphs>43</Paragraphs>
  <ScaleCrop>false</ScaleCrop>
  <Company>未知组织</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jw</dc:creator>
  <cp:lastModifiedBy>佳航 吴</cp:lastModifiedBy>
  <cp:revision>22</cp:revision>
  <cp:lastPrinted>2009-03-02T17:05:00Z</cp:lastPrinted>
  <dcterms:created xsi:type="dcterms:W3CDTF">2025-08-16T15:40:00Z</dcterms:created>
  <dcterms:modified xsi:type="dcterms:W3CDTF">2025-08-17T14:16:00Z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eyJoZGlkIjoiYjM0OTQ2NzU1ZGJkMTU4MWU2YmFmNWE3ZWE0Nzk3MWIiLCJ1c2VySWQiOiIxNTIyNjEwMzc3In0=</vt:lpwstr>
  </property>
  <property fmtid="{D5CDD505-2E9C-101B-9397-08002B2CF9AE}" pid="4" name="ICV">
    <vt:lpwstr>52DFF36163814C65B8A81BE9D0F1D0E6_12</vt:lpwstr>
  </property>
</Properties>
</file>